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C9302" w14:textId="77777777" w:rsidR="00010A23" w:rsidRPr="0008069D" w:rsidRDefault="00010A23" w:rsidP="00010A23">
      <w:pPr>
        <w:pBdr>
          <w:bottom w:val="single" w:sz="4" w:space="1" w:color="auto"/>
        </w:pBdr>
        <w:spacing w:after="0" w:line="240" w:lineRule="auto"/>
        <w:jc w:val="center"/>
        <w:rPr>
          <w:rFonts w:ascii="Times New Roman" w:hAnsi="Times New Roman" w:cs="Times New Roman"/>
          <w:b/>
          <w:sz w:val="28"/>
          <w:szCs w:val="28"/>
        </w:rPr>
      </w:pPr>
      <w:r w:rsidRPr="0008069D">
        <w:rPr>
          <w:rFonts w:ascii="Times New Roman" w:hAnsi="Times New Roman" w:cs="Times New Roman"/>
          <w:b/>
          <w:sz w:val="28"/>
          <w:szCs w:val="28"/>
        </w:rPr>
        <w:t>BẢN MÔ TẢ CÔNG VIỆC</w:t>
      </w:r>
    </w:p>
    <w:p w14:paraId="362E96AC" w14:textId="2C52CBBD" w:rsidR="0096051F" w:rsidRDefault="006202A7" w:rsidP="00010A23">
      <w:pPr>
        <w:pBdr>
          <w:bottom w:val="single" w:sz="4" w:space="1" w:color="auto"/>
        </w:pBd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Cán bộ dự án</w:t>
      </w:r>
    </w:p>
    <w:p w14:paraId="7AE118C9" w14:textId="4DC0470B" w:rsidR="0008069D" w:rsidRDefault="00C5789E" w:rsidP="00010A23">
      <w:pPr>
        <w:pBdr>
          <w:bottom w:val="single" w:sz="4" w:space="1" w:color="auto"/>
        </w:pBd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Dự án</w:t>
      </w:r>
      <w:r w:rsidR="00010A23" w:rsidRPr="0008069D">
        <w:rPr>
          <w:rFonts w:ascii="Times New Roman" w:eastAsia="Times New Roman" w:hAnsi="Times New Roman" w:cs="Times New Roman"/>
          <w:b/>
          <w:bCs/>
          <w:color w:val="000000"/>
          <w:sz w:val="24"/>
          <w:szCs w:val="24"/>
        </w:rPr>
        <w:t xml:space="preserve"> </w:t>
      </w:r>
      <w:r w:rsidR="0008069D">
        <w:rPr>
          <w:rFonts w:ascii="Times New Roman" w:eastAsia="Times New Roman" w:hAnsi="Times New Roman" w:cs="Times New Roman"/>
          <w:b/>
          <w:bCs/>
          <w:color w:val="000000"/>
          <w:sz w:val="24"/>
          <w:szCs w:val="24"/>
        </w:rPr>
        <w:t>“</w:t>
      </w:r>
      <w:r w:rsidR="0096051F">
        <w:rPr>
          <w:rFonts w:ascii="Times New Roman" w:eastAsia="Times New Roman" w:hAnsi="Times New Roman" w:cs="Times New Roman"/>
          <w:b/>
          <w:bCs/>
          <w:color w:val="000000"/>
          <w:sz w:val="24"/>
          <w:szCs w:val="24"/>
        </w:rPr>
        <w:t>…</w:t>
      </w:r>
      <w:r w:rsidR="0008069D">
        <w:rPr>
          <w:rFonts w:ascii="Times New Roman" w:eastAsia="Times New Roman" w:hAnsi="Times New Roman" w:cs="Times New Roman"/>
          <w:b/>
          <w:bCs/>
          <w:color w:val="000000"/>
          <w:sz w:val="24"/>
          <w:szCs w:val="24"/>
        </w:rPr>
        <w:t>”</w:t>
      </w:r>
      <w:r w:rsidR="00010A23" w:rsidRPr="0008069D">
        <w:rPr>
          <w:rFonts w:ascii="Times New Roman" w:eastAsia="Times New Roman" w:hAnsi="Times New Roman" w:cs="Times New Roman"/>
          <w:b/>
          <w:bCs/>
          <w:color w:val="000000"/>
          <w:sz w:val="24"/>
          <w:szCs w:val="24"/>
        </w:rPr>
        <w:t xml:space="preserve"> </w:t>
      </w:r>
    </w:p>
    <w:p w14:paraId="525E8621" w14:textId="329A0F23" w:rsidR="00010A23" w:rsidRPr="0008069D" w:rsidRDefault="00010A23" w:rsidP="00010A23">
      <w:pPr>
        <w:pBdr>
          <w:bottom w:val="single" w:sz="4" w:space="1" w:color="auto"/>
        </w:pBdr>
        <w:spacing w:after="0" w:line="240" w:lineRule="auto"/>
        <w:jc w:val="center"/>
        <w:rPr>
          <w:rFonts w:ascii="Times New Roman" w:hAnsi="Times New Roman" w:cs="Times New Roman"/>
          <w:b/>
        </w:rPr>
      </w:pPr>
      <w:r w:rsidRPr="0008069D">
        <w:rPr>
          <w:rFonts w:ascii="Times New Roman" w:eastAsia="Times New Roman" w:hAnsi="Times New Roman" w:cs="Times New Roman"/>
          <w:b/>
          <w:bCs/>
          <w:color w:val="000000"/>
          <w:sz w:val="24"/>
          <w:szCs w:val="24"/>
        </w:rPr>
        <w:t>(</w:t>
      </w:r>
      <w:r w:rsidR="0096051F">
        <w:rPr>
          <w:rFonts w:ascii="Times New Roman" w:eastAsia="Times New Roman" w:hAnsi="Times New Roman" w:cs="Times New Roman"/>
          <w:b/>
          <w:bCs/>
          <w:color w:val="000000"/>
          <w:sz w:val="24"/>
          <w:szCs w:val="24"/>
        </w:rPr>
        <w:t>…</w:t>
      </w:r>
      <w:r w:rsidRPr="0008069D">
        <w:rPr>
          <w:rFonts w:ascii="Times New Roman" w:eastAsia="Times New Roman" w:hAnsi="Times New Roman" w:cs="Times New Roman"/>
          <w:b/>
          <w:bCs/>
          <w:color w:val="000000"/>
          <w:sz w:val="24"/>
          <w:szCs w:val="24"/>
        </w:rPr>
        <w:t>)</w:t>
      </w:r>
    </w:p>
    <w:p w14:paraId="017324A3" w14:textId="77777777" w:rsidR="005B5B47" w:rsidRPr="0008069D" w:rsidRDefault="005B5B47" w:rsidP="005B5B47">
      <w:pPr>
        <w:pStyle w:val="ListParagraph"/>
        <w:numPr>
          <w:ilvl w:val="0"/>
          <w:numId w:val="1"/>
        </w:numPr>
        <w:spacing w:before="120" w:after="120" w:line="240" w:lineRule="auto"/>
        <w:ind w:left="360"/>
        <w:jc w:val="both"/>
        <w:rPr>
          <w:rFonts w:ascii="Times New Roman" w:hAnsi="Times New Roman"/>
          <w:b/>
          <w:sz w:val="24"/>
          <w:szCs w:val="24"/>
        </w:rPr>
      </w:pPr>
      <w:r w:rsidRPr="0008069D">
        <w:rPr>
          <w:rFonts w:ascii="Times New Roman" w:eastAsia="Times New Roman" w:hAnsi="Times New Roman"/>
          <w:b/>
          <w:bCs/>
          <w:color w:val="000000"/>
          <w:sz w:val="24"/>
          <w:szCs w:val="24"/>
        </w:rPr>
        <w:t xml:space="preserve">Giới thiệu: </w:t>
      </w:r>
    </w:p>
    <w:p w14:paraId="39512661" w14:textId="77777777" w:rsidR="005B5B47" w:rsidRPr="00D82778" w:rsidRDefault="005B5B47" w:rsidP="005B5B47">
      <w:pPr>
        <w:spacing w:before="120" w:after="120" w:line="240" w:lineRule="auto"/>
        <w:ind w:firstLine="360"/>
        <w:contextualSpacing/>
        <w:rPr>
          <w:rFonts w:ascii="Times New Roman" w:eastAsia="Times New Roman" w:hAnsi="Times New Roman" w:cs="Times New Roman"/>
          <w:sz w:val="24"/>
          <w:szCs w:val="24"/>
        </w:rPr>
      </w:pPr>
      <w:r w:rsidRPr="00D82778">
        <w:rPr>
          <w:rFonts w:ascii="Times New Roman" w:eastAsia="Times New Roman" w:hAnsi="Times New Roman" w:cs="Times New Roman"/>
          <w:color w:val="000000"/>
          <w:sz w:val="24"/>
          <w:szCs w:val="24"/>
        </w:rPr>
        <w:t xml:space="preserve">Trung tâm Phát triển Sức khỏe Bền vững – VietHealth là tổ chức hoạt động khoa học công nghệ của Việt Nam trực thuộc Liên hiệp các hội Khoa học và Kỹ thuật Việt Nam (VUSTA), hoạt động về sức khỏe và phát triển cộng đồng. </w:t>
      </w:r>
    </w:p>
    <w:p w14:paraId="72D102BE" w14:textId="7DF52269" w:rsidR="00DD4832" w:rsidRPr="005B5B47" w:rsidRDefault="005B5B47" w:rsidP="005B5B47">
      <w:pPr>
        <w:spacing w:before="120" w:after="120" w:line="264" w:lineRule="auto"/>
        <w:ind w:firstLine="360"/>
        <w:jc w:val="both"/>
        <w:rPr>
          <w:rFonts w:ascii="Times New Roman" w:eastAsia="Times New Roman" w:hAnsi="Times New Roman" w:cs="Times New Roman"/>
          <w:color w:val="000000"/>
          <w:sz w:val="24"/>
          <w:szCs w:val="24"/>
        </w:rPr>
      </w:pPr>
      <w:r w:rsidRPr="00D82778">
        <w:rPr>
          <w:rFonts w:ascii="Times New Roman" w:eastAsia="Times New Roman" w:hAnsi="Times New Roman" w:cs="Times New Roman"/>
          <w:color w:val="000000"/>
          <w:sz w:val="24"/>
          <w:szCs w:val="24"/>
        </w:rPr>
        <w:t>VietHealth triển khai dự án “</w:t>
      </w:r>
      <w:r w:rsidRPr="00D82778">
        <w:rPr>
          <w:rFonts w:ascii="Times New Roman" w:eastAsia="Times New Roman" w:hAnsi="Times New Roman" w:cs="Times New Roman"/>
          <w:color w:val="000000"/>
          <w:sz w:val="24"/>
          <w:szCs w:val="24"/>
          <w:highlight w:val="yellow"/>
        </w:rPr>
        <w:t>…</w:t>
      </w:r>
      <w:r w:rsidRPr="00D82778">
        <w:rPr>
          <w:rFonts w:ascii="Times New Roman" w:eastAsia="Times New Roman" w:hAnsi="Times New Roman" w:cs="Times New Roman"/>
          <w:color w:val="000000"/>
          <w:sz w:val="24"/>
          <w:szCs w:val="24"/>
        </w:rPr>
        <w:t xml:space="preserve">” tại tỉnh Tây Ninh và Bình Phước do </w:t>
      </w:r>
      <w:r w:rsidRPr="00D82778">
        <w:rPr>
          <w:rFonts w:ascii="Times New Roman" w:eastAsia="Times New Roman" w:hAnsi="Times New Roman" w:cs="Times New Roman"/>
          <w:color w:val="000000"/>
          <w:sz w:val="24"/>
          <w:szCs w:val="24"/>
          <w:highlight w:val="yellow"/>
        </w:rPr>
        <w:t>…</w:t>
      </w:r>
      <w:r w:rsidRPr="00D82778">
        <w:rPr>
          <w:rFonts w:ascii="Times New Roman" w:eastAsia="Times New Roman" w:hAnsi="Times New Roman" w:cs="Times New Roman"/>
          <w:color w:val="000000"/>
          <w:sz w:val="24"/>
          <w:szCs w:val="24"/>
        </w:rPr>
        <w:t xml:space="preserve"> quản lý và tài trợ bởi USAID. Mục tiêu của dự án là cải thiện chất lượng cuộc sống của trẻ khuyết tật thông qua việc triển khai mô hình phục hồi chức năng toàn diện</w:t>
      </w:r>
      <w:r w:rsidR="00235C98">
        <w:rPr>
          <w:rFonts w:ascii="Times New Roman" w:eastAsia="Times New Roman" w:hAnsi="Times New Roman" w:cs="Times New Roman"/>
          <w:color w:val="000000"/>
          <w:sz w:val="24"/>
          <w:szCs w:val="24"/>
        </w:rPr>
        <w:t xml:space="preserve"> cho trẻ em khuyết tật</w:t>
      </w:r>
      <w:r w:rsidRPr="00D82778">
        <w:rPr>
          <w:rFonts w:ascii="Times New Roman" w:eastAsia="Times New Roman" w:hAnsi="Times New Roman" w:cs="Times New Roman"/>
          <w:color w:val="000000"/>
          <w:sz w:val="24"/>
          <w:szCs w:val="24"/>
        </w:rPr>
        <w:t>.</w:t>
      </w:r>
      <w:r w:rsidR="00DD4832" w:rsidRPr="005B5B47">
        <w:rPr>
          <w:rFonts w:ascii="Times New Roman" w:eastAsia="Times New Roman" w:hAnsi="Times New Roman" w:cs="Times New Roman"/>
          <w:color w:val="000000"/>
          <w:sz w:val="24"/>
          <w:szCs w:val="24"/>
        </w:rPr>
        <w:t xml:space="preserve"> </w:t>
      </w:r>
    </w:p>
    <w:p w14:paraId="70515D08" w14:textId="77777777" w:rsidR="00B4219A" w:rsidRPr="005F78DD" w:rsidRDefault="00DD4832" w:rsidP="005F78DD">
      <w:pPr>
        <w:pStyle w:val="ListParagraph"/>
        <w:numPr>
          <w:ilvl w:val="0"/>
          <w:numId w:val="1"/>
        </w:numPr>
        <w:spacing w:before="120" w:after="120" w:line="240" w:lineRule="auto"/>
        <w:ind w:left="360"/>
        <w:jc w:val="both"/>
        <w:rPr>
          <w:rFonts w:ascii="Times New Roman" w:eastAsia="Times New Roman" w:hAnsi="Times New Roman"/>
          <w:b/>
          <w:bCs/>
          <w:color w:val="000000"/>
          <w:sz w:val="24"/>
          <w:szCs w:val="24"/>
        </w:rPr>
      </w:pPr>
      <w:r w:rsidRPr="005F78DD">
        <w:rPr>
          <w:rFonts w:ascii="Times New Roman" w:eastAsia="Times New Roman" w:hAnsi="Times New Roman"/>
          <w:b/>
          <w:bCs/>
          <w:color w:val="000000"/>
          <w:sz w:val="24"/>
          <w:szCs w:val="24"/>
        </w:rPr>
        <w:t xml:space="preserve">Mô tả chung về vị trí công việc: </w:t>
      </w:r>
    </w:p>
    <w:p w14:paraId="6A1A0350" w14:textId="6E9C6528" w:rsidR="00C87662" w:rsidRPr="00C87662" w:rsidRDefault="008B44AB" w:rsidP="00C15762">
      <w:pPr>
        <w:pStyle w:val="ListParagraph"/>
        <w:numPr>
          <w:ilvl w:val="0"/>
          <w:numId w:val="2"/>
        </w:numPr>
        <w:spacing w:before="120" w:after="120" w:line="264" w:lineRule="auto"/>
        <w:ind w:left="360"/>
        <w:jc w:val="both"/>
        <w:rPr>
          <w:rFonts w:ascii="Times New Roman" w:eastAsia="Times New Roman" w:hAnsi="Times New Roman" w:cs="Times New Roman"/>
          <w:sz w:val="24"/>
          <w:szCs w:val="24"/>
        </w:rPr>
      </w:pPr>
      <w:r>
        <w:rPr>
          <w:rFonts w:ascii="Times New Roman" w:eastAsia="Times New Roman" w:hAnsi="Times New Roman"/>
          <w:color w:val="000000"/>
          <w:sz w:val="24"/>
          <w:szCs w:val="24"/>
        </w:rPr>
        <w:t>Tham gia t</w:t>
      </w:r>
      <w:r w:rsidR="00C87662" w:rsidRPr="00010A23">
        <w:rPr>
          <w:rFonts w:ascii="Times New Roman" w:eastAsia="Times New Roman" w:hAnsi="Times New Roman"/>
          <w:color w:val="000000"/>
          <w:sz w:val="24"/>
          <w:szCs w:val="24"/>
        </w:rPr>
        <w:t>riển khai thực hiện các hoạt động của dự án theo kế hoạch tổng thể, năm, quý và tháng</w:t>
      </w:r>
      <w:r w:rsidR="00C87662">
        <w:rPr>
          <w:rFonts w:ascii="Times New Roman" w:eastAsia="Times New Roman" w:hAnsi="Times New Roman"/>
          <w:color w:val="000000"/>
          <w:sz w:val="24"/>
          <w:szCs w:val="24"/>
        </w:rPr>
        <w:t>;</w:t>
      </w:r>
    </w:p>
    <w:p w14:paraId="0E6AF4CF" w14:textId="0486AA09" w:rsidR="00DD4832" w:rsidRPr="00010A23" w:rsidRDefault="00DD4832" w:rsidP="00C15762">
      <w:pPr>
        <w:pStyle w:val="ListParagraph"/>
        <w:numPr>
          <w:ilvl w:val="0"/>
          <w:numId w:val="2"/>
        </w:numPr>
        <w:spacing w:before="120" w:after="120" w:line="264" w:lineRule="auto"/>
        <w:ind w:left="360"/>
        <w:jc w:val="both"/>
        <w:rPr>
          <w:rFonts w:ascii="Times New Roman" w:eastAsia="Times New Roman" w:hAnsi="Times New Roman" w:cs="Times New Roman"/>
          <w:sz w:val="24"/>
          <w:szCs w:val="24"/>
        </w:rPr>
      </w:pPr>
      <w:r w:rsidRPr="00010A23">
        <w:rPr>
          <w:rFonts w:ascii="Times New Roman" w:eastAsia="Times New Roman" w:hAnsi="Times New Roman" w:cs="Times New Roman"/>
          <w:color w:val="000000"/>
          <w:sz w:val="24"/>
          <w:szCs w:val="24"/>
        </w:rPr>
        <w:t>Làm việc dưới sự giám sát</w:t>
      </w:r>
      <w:r w:rsidR="002A1C14">
        <w:rPr>
          <w:rFonts w:ascii="Times New Roman" w:eastAsia="Times New Roman" w:hAnsi="Times New Roman" w:cs="Times New Roman"/>
          <w:color w:val="000000"/>
          <w:sz w:val="24"/>
          <w:szCs w:val="24"/>
        </w:rPr>
        <w:t xml:space="preserve">, phân công </w:t>
      </w:r>
      <w:r w:rsidRPr="00010A23">
        <w:rPr>
          <w:rFonts w:ascii="Times New Roman" w:eastAsia="Times New Roman" w:hAnsi="Times New Roman" w:cs="Times New Roman"/>
          <w:color w:val="000000"/>
          <w:sz w:val="24"/>
          <w:szCs w:val="24"/>
        </w:rPr>
        <w:t>trực tiếp</w:t>
      </w:r>
      <w:r w:rsidR="00A9577A">
        <w:rPr>
          <w:rFonts w:ascii="Times New Roman" w:eastAsia="Times New Roman" w:hAnsi="Times New Roman" w:cs="Times New Roman"/>
          <w:color w:val="000000"/>
          <w:sz w:val="24"/>
          <w:szCs w:val="24"/>
        </w:rPr>
        <w:t xml:space="preserve"> của </w:t>
      </w:r>
      <w:r w:rsidR="0000782A" w:rsidRPr="00010A23">
        <w:rPr>
          <w:rFonts w:ascii="Times New Roman" w:eastAsia="Times New Roman" w:hAnsi="Times New Roman"/>
          <w:color w:val="000000"/>
          <w:sz w:val="24"/>
          <w:szCs w:val="24"/>
        </w:rPr>
        <w:t>Giám đốc/Phó giám đốc dự án</w:t>
      </w:r>
      <w:r w:rsidR="004621A8">
        <w:rPr>
          <w:rFonts w:ascii="Times New Roman" w:eastAsia="Times New Roman" w:hAnsi="Times New Roman" w:cs="Times New Roman"/>
          <w:color w:val="000000"/>
          <w:sz w:val="24"/>
          <w:szCs w:val="24"/>
        </w:rPr>
        <w:t>;</w:t>
      </w:r>
    </w:p>
    <w:p w14:paraId="383E6298" w14:textId="423A568B" w:rsidR="00DD4832" w:rsidRPr="00C15762" w:rsidRDefault="00DD4832" w:rsidP="00C15762">
      <w:pPr>
        <w:pStyle w:val="ListParagraph"/>
        <w:numPr>
          <w:ilvl w:val="0"/>
          <w:numId w:val="2"/>
        </w:numPr>
        <w:spacing w:before="120" w:after="120" w:line="264" w:lineRule="auto"/>
        <w:ind w:left="360"/>
        <w:jc w:val="both"/>
        <w:rPr>
          <w:rFonts w:ascii="Times New Roman" w:eastAsia="Times New Roman" w:hAnsi="Times New Roman" w:cs="Times New Roman"/>
          <w:color w:val="000000"/>
          <w:sz w:val="24"/>
          <w:szCs w:val="24"/>
        </w:rPr>
      </w:pPr>
      <w:r w:rsidRPr="00010A23">
        <w:rPr>
          <w:rFonts w:ascii="Times New Roman" w:eastAsia="Times New Roman" w:hAnsi="Times New Roman" w:cs="Times New Roman"/>
          <w:color w:val="000000"/>
          <w:sz w:val="24"/>
          <w:szCs w:val="24"/>
        </w:rPr>
        <w:t xml:space="preserve">Làm việc với: </w:t>
      </w:r>
    </w:p>
    <w:p w14:paraId="4C59404D" w14:textId="39244F6E" w:rsidR="00DD4832" w:rsidRPr="00010A23" w:rsidRDefault="00DD4832" w:rsidP="00C15762">
      <w:pPr>
        <w:pStyle w:val="ListParagraph"/>
        <w:numPr>
          <w:ilvl w:val="1"/>
          <w:numId w:val="4"/>
        </w:numPr>
        <w:spacing w:before="120" w:after="120" w:line="264" w:lineRule="auto"/>
        <w:ind w:left="720"/>
        <w:jc w:val="both"/>
        <w:rPr>
          <w:rFonts w:ascii="Times New Roman" w:eastAsia="Times New Roman" w:hAnsi="Times New Roman" w:cs="Times New Roman"/>
          <w:sz w:val="24"/>
          <w:szCs w:val="24"/>
        </w:rPr>
      </w:pPr>
      <w:r w:rsidRPr="00010A23">
        <w:rPr>
          <w:rFonts w:ascii="Times New Roman" w:eastAsia="Times New Roman" w:hAnsi="Times New Roman" w:cs="Times New Roman"/>
          <w:color w:val="000000"/>
          <w:sz w:val="24"/>
          <w:szCs w:val="24"/>
        </w:rPr>
        <w:t>Trẻ khuyết tật và gia đình</w:t>
      </w:r>
      <w:r w:rsidR="00C15762">
        <w:rPr>
          <w:rFonts w:ascii="Times New Roman" w:eastAsia="Times New Roman" w:hAnsi="Times New Roman" w:cs="Times New Roman"/>
          <w:color w:val="000000"/>
          <w:sz w:val="24"/>
          <w:szCs w:val="24"/>
        </w:rPr>
        <w:t>;</w:t>
      </w:r>
    </w:p>
    <w:p w14:paraId="1704B712" w14:textId="6A4C88E7" w:rsidR="00DD4832" w:rsidRPr="00C15762" w:rsidRDefault="00DD4832" w:rsidP="00C15762">
      <w:pPr>
        <w:pStyle w:val="ListParagraph"/>
        <w:numPr>
          <w:ilvl w:val="1"/>
          <w:numId w:val="4"/>
        </w:numPr>
        <w:spacing w:before="120" w:after="120" w:line="264" w:lineRule="auto"/>
        <w:ind w:left="720"/>
        <w:jc w:val="both"/>
        <w:rPr>
          <w:rFonts w:ascii="Times New Roman" w:eastAsia="Times New Roman" w:hAnsi="Times New Roman" w:cs="Times New Roman"/>
          <w:color w:val="000000"/>
          <w:sz w:val="24"/>
          <w:szCs w:val="24"/>
        </w:rPr>
      </w:pPr>
      <w:r w:rsidRPr="00010A23">
        <w:rPr>
          <w:rFonts w:ascii="Times New Roman" w:eastAsia="Times New Roman" w:hAnsi="Times New Roman" w:cs="Times New Roman"/>
          <w:color w:val="000000"/>
          <w:sz w:val="24"/>
          <w:szCs w:val="24"/>
        </w:rPr>
        <w:t xml:space="preserve">Các đối tác địa phương (cán bộ đầu mối, lãnh đạo) thuộc các ngành Y tế </w:t>
      </w:r>
      <w:r w:rsidR="00B4219A" w:rsidRPr="00010A23">
        <w:rPr>
          <w:rFonts w:ascii="Times New Roman" w:eastAsia="Times New Roman" w:hAnsi="Times New Roman" w:cs="Times New Roman"/>
          <w:color w:val="000000"/>
          <w:sz w:val="24"/>
          <w:szCs w:val="24"/>
        </w:rPr>
        <w:t>và Giáo dục</w:t>
      </w:r>
      <w:r w:rsidRPr="00010A23">
        <w:rPr>
          <w:rFonts w:ascii="Times New Roman" w:eastAsia="Times New Roman" w:hAnsi="Times New Roman" w:cs="Times New Roman"/>
          <w:color w:val="000000"/>
          <w:sz w:val="24"/>
          <w:szCs w:val="24"/>
        </w:rPr>
        <w:t xml:space="preserve"> các tuyến tỉnh, huyện và xã</w:t>
      </w:r>
      <w:r w:rsidR="00C15762">
        <w:rPr>
          <w:rFonts w:ascii="Times New Roman" w:eastAsia="Times New Roman" w:hAnsi="Times New Roman" w:cs="Times New Roman"/>
          <w:color w:val="000000"/>
          <w:sz w:val="24"/>
          <w:szCs w:val="24"/>
        </w:rPr>
        <w:t>;</w:t>
      </w:r>
    </w:p>
    <w:p w14:paraId="25017475" w14:textId="152D0214" w:rsidR="00DD4832" w:rsidRPr="00C15762" w:rsidRDefault="00DD4832" w:rsidP="00C15762">
      <w:pPr>
        <w:pStyle w:val="ListParagraph"/>
        <w:numPr>
          <w:ilvl w:val="1"/>
          <w:numId w:val="4"/>
        </w:numPr>
        <w:spacing w:before="120" w:after="120" w:line="264" w:lineRule="auto"/>
        <w:ind w:left="720"/>
        <w:jc w:val="both"/>
        <w:rPr>
          <w:rFonts w:ascii="Times New Roman" w:eastAsia="Times New Roman" w:hAnsi="Times New Roman" w:cs="Times New Roman"/>
          <w:color w:val="000000"/>
          <w:sz w:val="24"/>
          <w:szCs w:val="24"/>
        </w:rPr>
      </w:pPr>
      <w:r w:rsidRPr="00010A23">
        <w:rPr>
          <w:rFonts w:ascii="Times New Roman" w:eastAsia="Times New Roman" w:hAnsi="Times New Roman" w:cs="Times New Roman"/>
          <w:color w:val="000000"/>
          <w:sz w:val="24"/>
          <w:szCs w:val="24"/>
        </w:rPr>
        <w:t xml:space="preserve">Các cán bộ chương trình, chuyên </w:t>
      </w:r>
      <w:r w:rsidR="000B0DB3">
        <w:rPr>
          <w:rFonts w:ascii="Times New Roman" w:eastAsia="Times New Roman" w:hAnsi="Times New Roman" w:cs="Times New Roman"/>
          <w:color w:val="000000"/>
          <w:sz w:val="24"/>
          <w:szCs w:val="24"/>
        </w:rPr>
        <w:t xml:space="preserve">viên </w:t>
      </w:r>
      <w:r w:rsidRPr="00010A23">
        <w:rPr>
          <w:rFonts w:ascii="Times New Roman" w:eastAsia="Times New Roman" w:hAnsi="Times New Roman" w:cs="Times New Roman"/>
          <w:color w:val="000000"/>
          <w:sz w:val="24"/>
          <w:szCs w:val="24"/>
        </w:rPr>
        <w:t>môn của văn phòng VietHealth tại Hà Nội</w:t>
      </w:r>
      <w:r w:rsidR="00C15762">
        <w:rPr>
          <w:rFonts w:ascii="Times New Roman" w:eastAsia="Times New Roman" w:hAnsi="Times New Roman" w:cs="Times New Roman"/>
          <w:color w:val="000000"/>
          <w:sz w:val="24"/>
          <w:szCs w:val="24"/>
        </w:rPr>
        <w:t>;</w:t>
      </w:r>
    </w:p>
    <w:p w14:paraId="14C7DD33" w14:textId="1CF9E81F" w:rsidR="00DD4832" w:rsidRPr="00010A23" w:rsidRDefault="00DD4832" w:rsidP="00C15762">
      <w:pPr>
        <w:pStyle w:val="ListParagraph"/>
        <w:numPr>
          <w:ilvl w:val="1"/>
          <w:numId w:val="4"/>
        </w:numPr>
        <w:spacing w:before="120" w:after="120" w:line="264" w:lineRule="auto"/>
        <w:ind w:left="720"/>
        <w:jc w:val="both"/>
        <w:rPr>
          <w:rFonts w:ascii="Times New Roman" w:eastAsia="Times New Roman" w:hAnsi="Times New Roman" w:cs="Times New Roman"/>
          <w:color w:val="000000"/>
          <w:sz w:val="24"/>
          <w:szCs w:val="24"/>
        </w:rPr>
      </w:pPr>
      <w:r w:rsidRPr="00010A23">
        <w:rPr>
          <w:rFonts w:ascii="Times New Roman" w:eastAsia="Times New Roman" w:hAnsi="Times New Roman" w:cs="Times New Roman"/>
          <w:color w:val="000000"/>
          <w:sz w:val="24"/>
          <w:szCs w:val="24"/>
        </w:rPr>
        <w:t>Các đối tác liên quan khác của dự án</w:t>
      </w:r>
      <w:r w:rsidR="00C15762">
        <w:rPr>
          <w:rFonts w:ascii="Times New Roman" w:eastAsia="Times New Roman" w:hAnsi="Times New Roman" w:cs="Times New Roman"/>
          <w:color w:val="000000"/>
          <w:sz w:val="24"/>
          <w:szCs w:val="24"/>
        </w:rPr>
        <w:t>.</w:t>
      </w:r>
    </w:p>
    <w:p w14:paraId="3BDAEF67" w14:textId="7844F70B" w:rsidR="00DD4832" w:rsidRPr="005F78DD" w:rsidRDefault="00DD4832" w:rsidP="005F78DD">
      <w:pPr>
        <w:pStyle w:val="ListParagraph"/>
        <w:numPr>
          <w:ilvl w:val="0"/>
          <w:numId w:val="1"/>
        </w:numPr>
        <w:spacing w:before="120" w:after="120" w:line="240" w:lineRule="auto"/>
        <w:ind w:left="360"/>
        <w:jc w:val="both"/>
        <w:rPr>
          <w:rFonts w:ascii="Times New Roman" w:eastAsia="Times New Roman" w:hAnsi="Times New Roman"/>
          <w:b/>
          <w:bCs/>
          <w:color w:val="000000"/>
          <w:sz w:val="24"/>
          <w:szCs w:val="24"/>
        </w:rPr>
      </w:pPr>
      <w:r w:rsidRPr="005F78DD">
        <w:rPr>
          <w:rFonts w:ascii="Times New Roman" w:eastAsia="Times New Roman" w:hAnsi="Times New Roman"/>
          <w:b/>
          <w:bCs/>
          <w:color w:val="000000"/>
          <w:sz w:val="24"/>
          <w:szCs w:val="24"/>
        </w:rPr>
        <w:t xml:space="preserve">Địa điểm làm việc: </w:t>
      </w:r>
      <w:r w:rsidR="00A9577A" w:rsidRPr="007903A2">
        <w:rPr>
          <w:rFonts w:ascii="Times New Roman" w:eastAsia="Times New Roman" w:hAnsi="Times New Roman"/>
          <w:color w:val="000000"/>
          <w:sz w:val="24"/>
          <w:szCs w:val="24"/>
        </w:rPr>
        <w:t xml:space="preserve">Văn phòng </w:t>
      </w:r>
      <w:r w:rsidR="00044C80">
        <w:rPr>
          <w:rFonts w:ascii="Times New Roman" w:eastAsia="Times New Roman" w:hAnsi="Times New Roman"/>
          <w:color w:val="000000"/>
          <w:sz w:val="24"/>
          <w:szCs w:val="24"/>
        </w:rPr>
        <w:t>tại Hà Nội</w:t>
      </w:r>
      <w:r w:rsidRPr="007903A2">
        <w:rPr>
          <w:rFonts w:ascii="Times New Roman" w:eastAsia="Times New Roman" w:hAnsi="Times New Roman"/>
          <w:color w:val="000000"/>
          <w:sz w:val="24"/>
          <w:szCs w:val="24"/>
        </w:rPr>
        <w:t>.</w:t>
      </w:r>
    </w:p>
    <w:p w14:paraId="527EF157" w14:textId="58B98331" w:rsidR="00DD4832" w:rsidRPr="005F78DD" w:rsidRDefault="00B4219A" w:rsidP="005F78DD">
      <w:pPr>
        <w:pStyle w:val="ListParagraph"/>
        <w:numPr>
          <w:ilvl w:val="0"/>
          <w:numId w:val="1"/>
        </w:numPr>
        <w:spacing w:before="120" w:after="120" w:line="240" w:lineRule="auto"/>
        <w:ind w:left="360"/>
        <w:jc w:val="both"/>
        <w:rPr>
          <w:rFonts w:ascii="Times New Roman" w:eastAsia="Times New Roman" w:hAnsi="Times New Roman"/>
          <w:b/>
          <w:bCs/>
          <w:color w:val="000000"/>
          <w:sz w:val="24"/>
          <w:szCs w:val="24"/>
        </w:rPr>
      </w:pPr>
      <w:r w:rsidRPr="005F78DD">
        <w:rPr>
          <w:rFonts w:ascii="Times New Roman" w:eastAsia="Times New Roman" w:hAnsi="Times New Roman"/>
          <w:b/>
          <w:bCs/>
          <w:color w:val="000000"/>
          <w:sz w:val="24"/>
          <w:szCs w:val="24"/>
        </w:rPr>
        <w:t>N</w:t>
      </w:r>
      <w:r w:rsidR="00DD4832" w:rsidRPr="005F78DD">
        <w:rPr>
          <w:rFonts w:ascii="Times New Roman" w:eastAsia="Times New Roman" w:hAnsi="Times New Roman"/>
          <w:b/>
          <w:bCs/>
          <w:color w:val="000000"/>
          <w:sz w:val="24"/>
          <w:szCs w:val="24"/>
        </w:rPr>
        <w:t>hiệm</w:t>
      </w:r>
      <w:r w:rsidRPr="005F78DD">
        <w:rPr>
          <w:rFonts w:ascii="Times New Roman" w:eastAsia="Times New Roman" w:hAnsi="Times New Roman"/>
          <w:b/>
          <w:bCs/>
          <w:color w:val="000000"/>
          <w:sz w:val="24"/>
          <w:szCs w:val="24"/>
        </w:rPr>
        <w:t xml:space="preserve"> vụ</w:t>
      </w:r>
      <w:r w:rsidR="00DD4832" w:rsidRPr="005F78DD">
        <w:rPr>
          <w:rFonts w:ascii="Times New Roman" w:eastAsia="Times New Roman" w:hAnsi="Times New Roman"/>
          <w:b/>
          <w:bCs/>
          <w:color w:val="000000"/>
          <w:sz w:val="24"/>
          <w:szCs w:val="24"/>
        </w:rPr>
        <w:t xml:space="preserve"> cụ thể: </w:t>
      </w:r>
    </w:p>
    <w:p w14:paraId="3D7D2E36" w14:textId="5E3A8BD2" w:rsidR="003A1F00" w:rsidRPr="00010A23" w:rsidRDefault="00A9577A" w:rsidP="00C15762">
      <w:pPr>
        <w:pStyle w:val="ListParagraph"/>
        <w:numPr>
          <w:ilvl w:val="0"/>
          <w:numId w:val="5"/>
        </w:numPr>
        <w:spacing w:before="120" w:after="120" w:line="264"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Tham gia hỗ trợ t</w:t>
      </w:r>
      <w:r w:rsidR="00DD4832" w:rsidRPr="00010A23">
        <w:rPr>
          <w:rFonts w:ascii="Times New Roman" w:eastAsia="Times New Roman" w:hAnsi="Times New Roman" w:cs="Times New Roman"/>
          <w:b/>
          <w:bCs/>
          <w:color w:val="000000"/>
          <w:sz w:val="24"/>
          <w:szCs w:val="24"/>
        </w:rPr>
        <w:t>riển khai hoạt động dự án</w:t>
      </w:r>
      <w:r w:rsidR="00DD4832" w:rsidRPr="00010A23">
        <w:rPr>
          <w:rFonts w:ascii="Times New Roman" w:eastAsia="Times New Roman" w:hAnsi="Times New Roman" w:cs="Times New Roman"/>
          <w:color w:val="000000"/>
          <w:sz w:val="24"/>
          <w:szCs w:val="24"/>
        </w:rPr>
        <w:t xml:space="preserve">: </w:t>
      </w:r>
    </w:p>
    <w:p w14:paraId="4FEE3BFC" w14:textId="46DC91FB" w:rsidR="003A1F00" w:rsidRPr="00C15762" w:rsidRDefault="00A9577A" w:rsidP="00C15762">
      <w:pPr>
        <w:pStyle w:val="ListParagraph"/>
        <w:numPr>
          <w:ilvl w:val="1"/>
          <w:numId w:val="4"/>
        </w:numPr>
        <w:spacing w:before="120" w:after="120" w:line="264"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Tham gia hỗ trợ </w:t>
      </w:r>
      <w:r w:rsidR="00936ED0">
        <w:rPr>
          <w:rFonts w:ascii="Times New Roman" w:eastAsia="Times New Roman" w:hAnsi="Times New Roman" w:cs="Times New Roman"/>
          <w:color w:val="000000"/>
          <w:sz w:val="24"/>
          <w:szCs w:val="24"/>
        </w:rPr>
        <w:t>Trợ lý</w:t>
      </w:r>
      <w:r>
        <w:rPr>
          <w:rFonts w:ascii="Times New Roman" w:eastAsia="Times New Roman" w:hAnsi="Times New Roman" w:cs="Times New Roman"/>
          <w:color w:val="000000"/>
          <w:sz w:val="24"/>
          <w:szCs w:val="24"/>
        </w:rPr>
        <w:t xml:space="preserve"> dự án</w:t>
      </w:r>
      <w:r w:rsidR="00936ED0">
        <w:rPr>
          <w:rFonts w:ascii="Times New Roman" w:eastAsia="Times New Roman" w:hAnsi="Times New Roman" w:cs="Times New Roman"/>
          <w:color w:val="000000"/>
          <w:sz w:val="24"/>
          <w:szCs w:val="24"/>
        </w:rPr>
        <w:t xml:space="preserve"> tỉnh</w:t>
      </w:r>
      <w:r>
        <w:rPr>
          <w:rFonts w:ascii="Times New Roman" w:eastAsia="Times New Roman" w:hAnsi="Times New Roman" w:cs="Times New Roman"/>
          <w:color w:val="000000"/>
          <w:sz w:val="24"/>
          <w:szCs w:val="24"/>
        </w:rPr>
        <w:t xml:space="preserve"> trong việc t</w:t>
      </w:r>
      <w:r w:rsidR="00DD4832" w:rsidRPr="00010A23">
        <w:rPr>
          <w:rFonts w:ascii="Times New Roman" w:eastAsia="Times New Roman" w:hAnsi="Times New Roman" w:cs="Times New Roman"/>
          <w:color w:val="000000"/>
          <w:sz w:val="24"/>
          <w:szCs w:val="24"/>
        </w:rPr>
        <w:t>riển khai các hoạt động</w:t>
      </w:r>
      <w:r w:rsidR="000B0DB3">
        <w:rPr>
          <w:rFonts w:ascii="Times New Roman" w:eastAsia="Times New Roman" w:hAnsi="Times New Roman" w:cs="Times New Roman"/>
          <w:color w:val="000000"/>
          <w:sz w:val="24"/>
          <w:szCs w:val="24"/>
        </w:rPr>
        <w:t xml:space="preserve"> dự án khi được Giám đốc Dự án yêu cầu</w:t>
      </w:r>
      <w:r w:rsidR="00DD4832" w:rsidRPr="00010A23">
        <w:rPr>
          <w:rFonts w:ascii="Times New Roman" w:eastAsia="Times New Roman" w:hAnsi="Times New Roman" w:cs="Times New Roman"/>
          <w:color w:val="000000"/>
          <w:sz w:val="24"/>
          <w:szCs w:val="24"/>
        </w:rPr>
        <w:t xml:space="preserve">; </w:t>
      </w:r>
    </w:p>
    <w:p w14:paraId="4A3895BC" w14:textId="19B82733" w:rsidR="003A1F00" w:rsidRDefault="00A9577A" w:rsidP="00C15762">
      <w:pPr>
        <w:pStyle w:val="ListParagraph"/>
        <w:numPr>
          <w:ilvl w:val="1"/>
          <w:numId w:val="4"/>
        </w:numPr>
        <w:spacing w:before="120" w:after="120" w:line="264"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Thực hiện việc kiểm tra, lưu trữ và sắp xếp </w:t>
      </w:r>
      <w:r w:rsidR="00A47044">
        <w:rPr>
          <w:rFonts w:ascii="Times New Roman" w:eastAsia="Times New Roman" w:hAnsi="Times New Roman" w:cs="Times New Roman"/>
          <w:color w:val="000000"/>
          <w:sz w:val="24"/>
          <w:szCs w:val="24"/>
        </w:rPr>
        <w:t>hồ sơ</w:t>
      </w:r>
      <w:r w:rsidR="00DD4832" w:rsidRPr="00010A23">
        <w:rPr>
          <w:rFonts w:ascii="Times New Roman" w:eastAsia="Times New Roman" w:hAnsi="Times New Roman" w:cs="Times New Roman"/>
          <w:color w:val="000000"/>
          <w:sz w:val="24"/>
          <w:szCs w:val="24"/>
        </w:rPr>
        <w:t xml:space="preserve"> </w:t>
      </w:r>
      <w:r w:rsidR="00B4219A" w:rsidRPr="00010A23">
        <w:rPr>
          <w:rFonts w:ascii="Times New Roman" w:eastAsia="Times New Roman" w:hAnsi="Times New Roman" w:cs="Times New Roman"/>
          <w:color w:val="000000"/>
          <w:sz w:val="24"/>
          <w:szCs w:val="24"/>
        </w:rPr>
        <w:t xml:space="preserve">của các đơn vị/cá nhân </w:t>
      </w:r>
      <w:r>
        <w:rPr>
          <w:rFonts w:ascii="Times New Roman" w:eastAsia="Times New Roman" w:hAnsi="Times New Roman" w:cs="Times New Roman"/>
          <w:color w:val="000000"/>
          <w:sz w:val="24"/>
          <w:szCs w:val="24"/>
        </w:rPr>
        <w:t xml:space="preserve">tham gia </w:t>
      </w:r>
      <w:r w:rsidR="00B4219A" w:rsidRPr="00010A23">
        <w:rPr>
          <w:rFonts w:ascii="Times New Roman" w:eastAsia="Times New Roman" w:hAnsi="Times New Roman" w:cs="Times New Roman"/>
          <w:color w:val="000000"/>
          <w:sz w:val="24"/>
          <w:szCs w:val="24"/>
        </w:rPr>
        <w:t>cung cấp</w:t>
      </w:r>
      <w:r>
        <w:rPr>
          <w:rFonts w:ascii="Times New Roman" w:eastAsia="Times New Roman" w:hAnsi="Times New Roman" w:cs="Times New Roman"/>
          <w:color w:val="000000"/>
          <w:sz w:val="24"/>
          <w:szCs w:val="24"/>
        </w:rPr>
        <w:t xml:space="preserve"> dịch vụ</w:t>
      </w:r>
      <w:r w:rsidR="00B4219A" w:rsidRPr="00010A2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chăm sóc trẻ khuyết tật, người khuyết tật trong khuôn khổ dự án và </w:t>
      </w:r>
      <w:r w:rsidR="00B4219A" w:rsidRPr="00010A23">
        <w:rPr>
          <w:rFonts w:ascii="Times New Roman" w:eastAsia="Times New Roman" w:hAnsi="Times New Roman" w:cs="Times New Roman"/>
          <w:color w:val="000000"/>
          <w:sz w:val="24"/>
          <w:szCs w:val="24"/>
        </w:rPr>
        <w:t xml:space="preserve">trẻ khuyết tật theo </w:t>
      </w:r>
      <w:r>
        <w:rPr>
          <w:rFonts w:ascii="Times New Roman" w:eastAsia="Times New Roman" w:hAnsi="Times New Roman" w:cs="Times New Roman"/>
          <w:color w:val="000000"/>
          <w:sz w:val="24"/>
          <w:szCs w:val="24"/>
        </w:rPr>
        <w:t xml:space="preserve">từng </w:t>
      </w:r>
      <w:r w:rsidR="00B4219A" w:rsidRPr="00010A23">
        <w:rPr>
          <w:rFonts w:ascii="Times New Roman" w:eastAsia="Times New Roman" w:hAnsi="Times New Roman" w:cs="Times New Roman"/>
          <w:color w:val="000000"/>
          <w:sz w:val="24"/>
          <w:szCs w:val="24"/>
        </w:rPr>
        <w:t>địa bàn</w:t>
      </w:r>
      <w:r>
        <w:rPr>
          <w:rFonts w:ascii="Times New Roman" w:eastAsia="Times New Roman" w:hAnsi="Times New Roman" w:cs="Times New Roman"/>
          <w:color w:val="000000"/>
          <w:sz w:val="24"/>
          <w:szCs w:val="24"/>
        </w:rPr>
        <w:t xml:space="preserve"> của dự án</w:t>
      </w:r>
      <w:r w:rsidR="00B4219A" w:rsidRPr="00010A23">
        <w:rPr>
          <w:rFonts w:ascii="Times New Roman" w:eastAsia="Times New Roman" w:hAnsi="Times New Roman" w:cs="Times New Roman"/>
          <w:color w:val="000000"/>
          <w:sz w:val="24"/>
          <w:szCs w:val="24"/>
        </w:rPr>
        <w:t>;</w:t>
      </w:r>
    </w:p>
    <w:p w14:paraId="37697D73" w14:textId="72E76C7B" w:rsidR="00404C23" w:rsidRPr="00C15762" w:rsidRDefault="00404C23" w:rsidP="00C15762">
      <w:pPr>
        <w:pStyle w:val="ListParagraph"/>
        <w:numPr>
          <w:ilvl w:val="1"/>
          <w:numId w:val="4"/>
        </w:numPr>
        <w:spacing w:before="120" w:after="120" w:line="264"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Hỗ trợ</w:t>
      </w:r>
      <w:r w:rsidR="004214E2">
        <w:rPr>
          <w:rFonts w:ascii="Times New Roman" w:eastAsia="Times New Roman" w:hAnsi="Times New Roman" w:cs="Times New Roman"/>
          <w:color w:val="000000"/>
          <w:sz w:val="24"/>
          <w:szCs w:val="24"/>
        </w:rPr>
        <w:t xml:space="preserve"> các chuyên gia, chuyên viên, kỹ thuật viên và Trợ lý dự án</w:t>
      </w:r>
      <w:r w:rsidR="00DE61A1">
        <w:rPr>
          <w:rFonts w:ascii="Times New Roman" w:eastAsia="Times New Roman" w:hAnsi="Times New Roman" w:cs="Times New Roman"/>
          <w:color w:val="000000"/>
          <w:sz w:val="24"/>
          <w:szCs w:val="24"/>
        </w:rPr>
        <w:t xml:space="preserve"> các công tác chuẩn bị </w:t>
      </w:r>
      <w:r w:rsidR="0033494C">
        <w:rPr>
          <w:rFonts w:ascii="Times New Roman" w:eastAsia="Times New Roman" w:hAnsi="Times New Roman" w:cs="Times New Roman"/>
          <w:color w:val="000000"/>
          <w:sz w:val="24"/>
          <w:szCs w:val="24"/>
        </w:rPr>
        <w:t>triển khai hoạt động;</w:t>
      </w:r>
    </w:p>
    <w:p w14:paraId="1B44EF42" w14:textId="7A8349EE" w:rsidR="00DD4832" w:rsidRPr="00C15762" w:rsidRDefault="003A1F00" w:rsidP="00C15762">
      <w:pPr>
        <w:pStyle w:val="ListParagraph"/>
        <w:numPr>
          <w:ilvl w:val="1"/>
          <w:numId w:val="4"/>
        </w:numPr>
        <w:spacing w:before="120" w:after="120" w:line="264" w:lineRule="auto"/>
        <w:ind w:left="720"/>
        <w:jc w:val="both"/>
        <w:rPr>
          <w:rFonts w:ascii="Times New Roman" w:eastAsia="Times New Roman" w:hAnsi="Times New Roman" w:cs="Times New Roman"/>
          <w:color w:val="000000"/>
          <w:sz w:val="24"/>
          <w:szCs w:val="24"/>
        </w:rPr>
      </w:pPr>
      <w:r w:rsidRPr="00010A23">
        <w:rPr>
          <w:rFonts w:ascii="Times New Roman" w:eastAsia="Times New Roman" w:hAnsi="Times New Roman" w:cs="Times New Roman"/>
          <w:color w:val="000000"/>
          <w:sz w:val="24"/>
          <w:szCs w:val="24"/>
        </w:rPr>
        <w:t xml:space="preserve">Đảm bảo thông tin thông suốt </w:t>
      </w:r>
      <w:r w:rsidR="00010A23">
        <w:rPr>
          <w:rFonts w:ascii="Times New Roman" w:eastAsia="Times New Roman" w:hAnsi="Times New Roman" w:cs="Times New Roman"/>
          <w:color w:val="000000"/>
          <w:sz w:val="24"/>
          <w:szCs w:val="24"/>
        </w:rPr>
        <w:t xml:space="preserve">với </w:t>
      </w:r>
      <w:r w:rsidRPr="00010A23">
        <w:rPr>
          <w:rFonts w:ascii="Times New Roman" w:eastAsia="Times New Roman" w:hAnsi="Times New Roman" w:cs="Times New Roman"/>
          <w:color w:val="000000"/>
          <w:sz w:val="24"/>
          <w:szCs w:val="24"/>
        </w:rPr>
        <w:t>các bên trong quá trình triển khai hoạt động</w:t>
      </w:r>
      <w:r w:rsidR="00404C23">
        <w:rPr>
          <w:rFonts w:ascii="Times New Roman" w:eastAsia="Times New Roman" w:hAnsi="Times New Roman" w:cs="Times New Roman"/>
          <w:color w:val="000000"/>
          <w:sz w:val="24"/>
          <w:szCs w:val="24"/>
        </w:rPr>
        <w:t>.</w:t>
      </w:r>
    </w:p>
    <w:p w14:paraId="7F3E9115" w14:textId="77777777" w:rsidR="003A1F00" w:rsidRPr="00010A23" w:rsidRDefault="00DD4832" w:rsidP="00C15762">
      <w:pPr>
        <w:pStyle w:val="ListParagraph"/>
        <w:numPr>
          <w:ilvl w:val="0"/>
          <w:numId w:val="5"/>
        </w:numPr>
        <w:spacing w:before="120" w:after="120" w:line="264" w:lineRule="auto"/>
        <w:ind w:left="360"/>
        <w:jc w:val="both"/>
        <w:rPr>
          <w:rFonts w:ascii="Times New Roman" w:eastAsia="Times New Roman" w:hAnsi="Times New Roman" w:cs="Times New Roman"/>
          <w:sz w:val="24"/>
          <w:szCs w:val="24"/>
        </w:rPr>
      </w:pPr>
      <w:r w:rsidRPr="00010A23">
        <w:rPr>
          <w:rFonts w:ascii="Times New Roman" w:eastAsia="Times New Roman" w:hAnsi="Times New Roman" w:cs="Times New Roman"/>
          <w:b/>
          <w:bCs/>
          <w:color w:val="000000"/>
          <w:sz w:val="24"/>
          <w:szCs w:val="24"/>
        </w:rPr>
        <w:t xml:space="preserve">Báo cáo: </w:t>
      </w:r>
    </w:p>
    <w:p w14:paraId="1276F980" w14:textId="48AE9831" w:rsidR="003A1F00" w:rsidRPr="00C15762" w:rsidRDefault="003A1F00" w:rsidP="00C15762">
      <w:pPr>
        <w:pStyle w:val="ListParagraph"/>
        <w:numPr>
          <w:ilvl w:val="1"/>
          <w:numId w:val="4"/>
        </w:numPr>
        <w:spacing w:before="120" w:after="120" w:line="264" w:lineRule="auto"/>
        <w:ind w:left="720"/>
        <w:jc w:val="both"/>
        <w:rPr>
          <w:rFonts w:ascii="Times New Roman" w:eastAsia="Times New Roman" w:hAnsi="Times New Roman" w:cs="Times New Roman"/>
          <w:color w:val="000000"/>
          <w:sz w:val="24"/>
          <w:szCs w:val="24"/>
        </w:rPr>
      </w:pPr>
      <w:r w:rsidRPr="00010A23">
        <w:rPr>
          <w:rFonts w:ascii="Times New Roman" w:eastAsia="Times New Roman" w:hAnsi="Times New Roman" w:cs="Times New Roman"/>
          <w:color w:val="000000"/>
          <w:sz w:val="24"/>
          <w:szCs w:val="24"/>
        </w:rPr>
        <w:t>B</w:t>
      </w:r>
      <w:r w:rsidR="00DD4832" w:rsidRPr="00010A23">
        <w:rPr>
          <w:rFonts w:ascii="Times New Roman" w:eastAsia="Times New Roman" w:hAnsi="Times New Roman" w:cs="Times New Roman"/>
          <w:color w:val="000000"/>
          <w:sz w:val="24"/>
          <w:szCs w:val="24"/>
        </w:rPr>
        <w:t xml:space="preserve">áo cáo </w:t>
      </w:r>
      <w:r w:rsidRPr="00010A23">
        <w:rPr>
          <w:rFonts w:ascii="Times New Roman" w:eastAsia="Times New Roman" w:hAnsi="Times New Roman" w:cs="Times New Roman"/>
          <w:color w:val="000000"/>
          <w:sz w:val="24"/>
          <w:szCs w:val="24"/>
        </w:rPr>
        <w:t xml:space="preserve">kết quả </w:t>
      </w:r>
      <w:r w:rsidR="00A9577A">
        <w:rPr>
          <w:rFonts w:ascii="Times New Roman" w:eastAsia="Times New Roman" w:hAnsi="Times New Roman" w:cs="Times New Roman"/>
          <w:color w:val="000000"/>
          <w:sz w:val="24"/>
          <w:szCs w:val="24"/>
        </w:rPr>
        <w:t xml:space="preserve">công việc được phân công </w:t>
      </w:r>
      <w:r w:rsidRPr="00010A23">
        <w:rPr>
          <w:rFonts w:ascii="Times New Roman" w:eastAsia="Times New Roman" w:hAnsi="Times New Roman" w:cs="Times New Roman"/>
          <w:color w:val="000000"/>
          <w:sz w:val="24"/>
          <w:szCs w:val="24"/>
        </w:rPr>
        <w:t>thực hiện</w:t>
      </w:r>
      <w:r w:rsidR="00A9577A">
        <w:rPr>
          <w:rFonts w:ascii="Times New Roman" w:eastAsia="Times New Roman" w:hAnsi="Times New Roman" w:cs="Times New Roman"/>
          <w:color w:val="000000"/>
          <w:sz w:val="24"/>
          <w:szCs w:val="24"/>
        </w:rPr>
        <w:t xml:space="preserve"> cho </w:t>
      </w:r>
      <w:r w:rsidR="004B1C2E">
        <w:rPr>
          <w:rFonts w:ascii="Times New Roman" w:eastAsia="Times New Roman" w:hAnsi="Times New Roman" w:cs="Times New Roman"/>
          <w:color w:val="000000"/>
          <w:sz w:val="24"/>
          <w:szCs w:val="24"/>
        </w:rPr>
        <w:t>Giám đốc Dự án</w:t>
      </w:r>
      <w:r w:rsidR="002670DC">
        <w:rPr>
          <w:rFonts w:ascii="Times New Roman" w:eastAsia="Times New Roman" w:hAnsi="Times New Roman" w:cs="Times New Roman"/>
          <w:color w:val="000000"/>
          <w:sz w:val="24"/>
          <w:szCs w:val="24"/>
        </w:rPr>
        <w:t>;</w:t>
      </w:r>
    </w:p>
    <w:p w14:paraId="6AC5BC05" w14:textId="4FECE899" w:rsidR="00DD4832" w:rsidRPr="00C15762" w:rsidRDefault="00A9577A" w:rsidP="00C15762">
      <w:pPr>
        <w:pStyle w:val="ListParagraph"/>
        <w:numPr>
          <w:ilvl w:val="1"/>
          <w:numId w:val="4"/>
        </w:numPr>
        <w:spacing w:before="120" w:after="120" w:line="264"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Hỗ trợ </w:t>
      </w:r>
      <w:r w:rsidR="00F32DC4">
        <w:rPr>
          <w:rFonts w:ascii="Times New Roman" w:eastAsia="Times New Roman" w:hAnsi="Times New Roman" w:cs="Times New Roman"/>
          <w:color w:val="000000"/>
          <w:sz w:val="24"/>
          <w:szCs w:val="24"/>
        </w:rPr>
        <w:t xml:space="preserve">Trợ lý </w:t>
      </w:r>
      <w:r>
        <w:rPr>
          <w:rFonts w:ascii="Times New Roman" w:eastAsia="Times New Roman" w:hAnsi="Times New Roman" w:cs="Times New Roman"/>
          <w:color w:val="000000"/>
          <w:sz w:val="24"/>
          <w:szCs w:val="24"/>
        </w:rPr>
        <w:t xml:space="preserve">dự án </w:t>
      </w:r>
      <w:r w:rsidR="00F32DC4">
        <w:rPr>
          <w:rFonts w:ascii="Times New Roman" w:eastAsia="Times New Roman" w:hAnsi="Times New Roman" w:cs="Times New Roman"/>
          <w:color w:val="000000"/>
          <w:sz w:val="24"/>
          <w:szCs w:val="24"/>
        </w:rPr>
        <w:t xml:space="preserve">tỉnh </w:t>
      </w:r>
      <w:r>
        <w:rPr>
          <w:rFonts w:ascii="Times New Roman" w:eastAsia="Times New Roman" w:hAnsi="Times New Roman" w:cs="Times New Roman"/>
          <w:color w:val="000000"/>
          <w:sz w:val="24"/>
          <w:szCs w:val="24"/>
        </w:rPr>
        <w:t xml:space="preserve">trong việc </w:t>
      </w:r>
      <w:r w:rsidR="00DD4832" w:rsidRPr="00010A23">
        <w:rPr>
          <w:rFonts w:ascii="Times New Roman" w:eastAsia="Times New Roman" w:hAnsi="Times New Roman" w:cs="Times New Roman"/>
          <w:color w:val="000000"/>
          <w:sz w:val="24"/>
          <w:szCs w:val="24"/>
        </w:rPr>
        <w:t xml:space="preserve">thu thập các </w:t>
      </w:r>
      <w:r w:rsidR="00B4219A" w:rsidRPr="00010A23">
        <w:rPr>
          <w:rFonts w:ascii="Times New Roman" w:eastAsia="Times New Roman" w:hAnsi="Times New Roman" w:cs="Times New Roman"/>
          <w:color w:val="000000"/>
          <w:sz w:val="24"/>
          <w:szCs w:val="24"/>
        </w:rPr>
        <w:t xml:space="preserve">tài liệu, </w:t>
      </w:r>
      <w:r w:rsidR="00DD4832" w:rsidRPr="00010A23">
        <w:rPr>
          <w:rFonts w:ascii="Times New Roman" w:eastAsia="Times New Roman" w:hAnsi="Times New Roman" w:cs="Times New Roman"/>
          <w:color w:val="000000"/>
          <w:sz w:val="24"/>
          <w:szCs w:val="24"/>
        </w:rPr>
        <w:t xml:space="preserve">báo cáo </w:t>
      </w:r>
      <w:r w:rsidR="00B4219A" w:rsidRPr="00010A23">
        <w:rPr>
          <w:rFonts w:ascii="Times New Roman" w:eastAsia="Times New Roman" w:hAnsi="Times New Roman" w:cs="Times New Roman"/>
          <w:color w:val="000000"/>
          <w:sz w:val="24"/>
          <w:szCs w:val="24"/>
        </w:rPr>
        <w:t xml:space="preserve">hoạt động, </w:t>
      </w:r>
      <w:r w:rsidR="00DC6CCC" w:rsidRPr="00010A23">
        <w:rPr>
          <w:rFonts w:ascii="Times New Roman" w:eastAsia="Times New Roman" w:hAnsi="Times New Roman" w:cs="Times New Roman"/>
          <w:color w:val="000000"/>
          <w:sz w:val="24"/>
          <w:szCs w:val="24"/>
        </w:rPr>
        <w:t xml:space="preserve">số liệu </w:t>
      </w:r>
      <w:r>
        <w:rPr>
          <w:rFonts w:ascii="Times New Roman" w:eastAsia="Times New Roman" w:hAnsi="Times New Roman" w:cs="Times New Roman"/>
          <w:color w:val="000000"/>
          <w:sz w:val="24"/>
          <w:szCs w:val="24"/>
        </w:rPr>
        <w:t xml:space="preserve">về </w:t>
      </w:r>
      <w:r w:rsidR="00DC6CCC" w:rsidRPr="00010A23">
        <w:rPr>
          <w:rFonts w:ascii="Times New Roman" w:eastAsia="Times New Roman" w:hAnsi="Times New Roman" w:cs="Times New Roman"/>
          <w:color w:val="000000"/>
          <w:sz w:val="24"/>
          <w:szCs w:val="24"/>
        </w:rPr>
        <w:t>hoạt động và cung cấ</w:t>
      </w:r>
      <w:r w:rsidR="0008069D">
        <w:rPr>
          <w:rFonts w:ascii="Times New Roman" w:eastAsia="Times New Roman" w:hAnsi="Times New Roman" w:cs="Times New Roman"/>
          <w:color w:val="000000"/>
          <w:sz w:val="24"/>
          <w:szCs w:val="24"/>
        </w:rPr>
        <w:t>p</w:t>
      </w:r>
      <w:r w:rsidR="00DC6CCC" w:rsidRPr="00010A23">
        <w:rPr>
          <w:rFonts w:ascii="Times New Roman" w:eastAsia="Times New Roman" w:hAnsi="Times New Roman" w:cs="Times New Roman"/>
          <w:color w:val="000000"/>
          <w:sz w:val="24"/>
          <w:szCs w:val="24"/>
        </w:rPr>
        <w:t xml:space="preserve"> dịch vụ theo kỳ báo cáo</w:t>
      </w:r>
      <w:r w:rsidR="003A1F00" w:rsidRPr="00010A23">
        <w:rPr>
          <w:rFonts w:ascii="Times New Roman" w:eastAsia="Times New Roman" w:hAnsi="Times New Roman" w:cs="Times New Roman"/>
          <w:color w:val="000000"/>
          <w:sz w:val="24"/>
          <w:szCs w:val="24"/>
        </w:rPr>
        <w:t xml:space="preserve">, </w:t>
      </w:r>
      <w:r w:rsidR="00B4219A" w:rsidRPr="00010A23">
        <w:rPr>
          <w:rFonts w:ascii="Times New Roman" w:eastAsia="Times New Roman" w:hAnsi="Times New Roman" w:cs="Times New Roman"/>
          <w:color w:val="000000"/>
          <w:sz w:val="24"/>
          <w:szCs w:val="24"/>
        </w:rPr>
        <w:t>…</w:t>
      </w:r>
      <w:r w:rsidR="002670DC">
        <w:rPr>
          <w:rFonts w:ascii="Times New Roman" w:eastAsia="Times New Roman" w:hAnsi="Times New Roman" w:cs="Times New Roman"/>
          <w:color w:val="000000"/>
          <w:sz w:val="24"/>
          <w:szCs w:val="24"/>
        </w:rPr>
        <w:t>;</w:t>
      </w:r>
    </w:p>
    <w:p w14:paraId="324FB90A" w14:textId="6F657B4C" w:rsidR="0008069D" w:rsidRPr="00C15762" w:rsidRDefault="004E3595" w:rsidP="00C15762">
      <w:pPr>
        <w:pStyle w:val="ListParagraph"/>
        <w:numPr>
          <w:ilvl w:val="1"/>
          <w:numId w:val="4"/>
        </w:numPr>
        <w:spacing w:before="120" w:after="120" w:line="264" w:lineRule="auto"/>
        <w:ind w:left="720"/>
        <w:jc w:val="both"/>
        <w:rPr>
          <w:rFonts w:ascii="Times New Roman" w:eastAsia="Times New Roman" w:hAnsi="Times New Roman" w:cs="Times New Roman"/>
          <w:color w:val="000000"/>
          <w:sz w:val="24"/>
          <w:szCs w:val="24"/>
        </w:rPr>
      </w:pPr>
      <w:r w:rsidRPr="00010A23">
        <w:rPr>
          <w:rFonts w:ascii="Times New Roman" w:eastAsia="Times New Roman" w:hAnsi="Times New Roman" w:cs="Times New Roman"/>
          <w:color w:val="000000"/>
          <w:sz w:val="24"/>
          <w:szCs w:val="24"/>
        </w:rPr>
        <w:t>T</w:t>
      </w:r>
      <w:r w:rsidR="00DD4832" w:rsidRPr="00010A23">
        <w:rPr>
          <w:rFonts w:ascii="Times New Roman" w:eastAsia="Times New Roman" w:hAnsi="Times New Roman" w:cs="Times New Roman"/>
          <w:color w:val="000000"/>
          <w:sz w:val="24"/>
          <w:szCs w:val="24"/>
        </w:rPr>
        <w:t xml:space="preserve">ham gia </w:t>
      </w:r>
      <w:r w:rsidR="00A9577A">
        <w:rPr>
          <w:rFonts w:ascii="Times New Roman" w:eastAsia="Times New Roman" w:hAnsi="Times New Roman" w:cs="Times New Roman"/>
          <w:color w:val="000000"/>
          <w:sz w:val="24"/>
          <w:szCs w:val="24"/>
        </w:rPr>
        <w:t xml:space="preserve">thu thập </w:t>
      </w:r>
      <w:r w:rsidR="00DD4832" w:rsidRPr="00010A23">
        <w:rPr>
          <w:rFonts w:ascii="Times New Roman" w:eastAsia="Times New Roman" w:hAnsi="Times New Roman" w:cs="Times New Roman"/>
          <w:color w:val="000000"/>
          <w:sz w:val="24"/>
          <w:szCs w:val="24"/>
        </w:rPr>
        <w:t xml:space="preserve">tài liệu, tư liệu, bài học, câu chuyện thành công của dự án. </w:t>
      </w:r>
    </w:p>
    <w:p w14:paraId="05B4AECE" w14:textId="77777777" w:rsidR="00DC6CCC" w:rsidRPr="00010A23" w:rsidRDefault="00DD4832" w:rsidP="00C15762">
      <w:pPr>
        <w:pStyle w:val="ListParagraph"/>
        <w:numPr>
          <w:ilvl w:val="0"/>
          <w:numId w:val="5"/>
        </w:numPr>
        <w:spacing w:before="120" w:after="120" w:line="264" w:lineRule="auto"/>
        <w:ind w:left="360"/>
        <w:jc w:val="both"/>
        <w:rPr>
          <w:rFonts w:ascii="Times New Roman" w:eastAsia="Times New Roman" w:hAnsi="Times New Roman" w:cs="Times New Roman"/>
          <w:sz w:val="24"/>
          <w:szCs w:val="24"/>
        </w:rPr>
      </w:pPr>
      <w:r w:rsidRPr="00010A23">
        <w:rPr>
          <w:rFonts w:ascii="Times New Roman" w:eastAsia="Times New Roman" w:hAnsi="Times New Roman" w:cs="Times New Roman"/>
          <w:b/>
          <w:bCs/>
          <w:color w:val="000000"/>
          <w:sz w:val="24"/>
          <w:szCs w:val="24"/>
        </w:rPr>
        <w:t>Quan hệ đối tác, truyền thông</w:t>
      </w:r>
      <w:r w:rsidRPr="00010A23">
        <w:rPr>
          <w:rFonts w:ascii="Times New Roman" w:eastAsia="Times New Roman" w:hAnsi="Times New Roman" w:cs="Times New Roman"/>
          <w:color w:val="000000"/>
          <w:sz w:val="24"/>
          <w:szCs w:val="24"/>
        </w:rPr>
        <w:t xml:space="preserve">: </w:t>
      </w:r>
    </w:p>
    <w:p w14:paraId="6F65618F" w14:textId="09DFE859" w:rsidR="00DD4832" w:rsidRPr="00C15762" w:rsidRDefault="004E3595" w:rsidP="00C15762">
      <w:pPr>
        <w:pStyle w:val="ListParagraph"/>
        <w:numPr>
          <w:ilvl w:val="1"/>
          <w:numId w:val="4"/>
        </w:numPr>
        <w:spacing w:before="120" w:after="120" w:line="264" w:lineRule="auto"/>
        <w:ind w:left="720"/>
        <w:jc w:val="both"/>
        <w:rPr>
          <w:rFonts w:ascii="Times New Roman" w:eastAsia="Times New Roman" w:hAnsi="Times New Roman" w:cs="Times New Roman"/>
          <w:color w:val="000000"/>
          <w:sz w:val="24"/>
          <w:szCs w:val="24"/>
        </w:rPr>
      </w:pPr>
      <w:r w:rsidRPr="00010A23">
        <w:rPr>
          <w:rFonts w:ascii="Times New Roman" w:eastAsia="Times New Roman" w:hAnsi="Times New Roman" w:cs="Times New Roman"/>
          <w:color w:val="000000"/>
          <w:sz w:val="24"/>
          <w:szCs w:val="24"/>
        </w:rPr>
        <w:t>D</w:t>
      </w:r>
      <w:r w:rsidR="00DD4832" w:rsidRPr="00010A23">
        <w:rPr>
          <w:rFonts w:ascii="Times New Roman" w:eastAsia="Times New Roman" w:hAnsi="Times New Roman" w:cs="Times New Roman"/>
          <w:color w:val="000000"/>
          <w:sz w:val="24"/>
          <w:szCs w:val="24"/>
        </w:rPr>
        <w:t xml:space="preserve">uy trì các quan hệ tích cực với </w:t>
      </w:r>
      <w:r w:rsidR="001500D8">
        <w:rPr>
          <w:rFonts w:ascii="Times New Roman" w:eastAsia="Times New Roman" w:hAnsi="Times New Roman" w:cs="Times New Roman"/>
          <w:color w:val="000000"/>
          <w:sz w:val="24"/>
          <w:szCs w:val="24"/>
        </w:rPr>
        <w:t>các</w:t>
      </w:r>
      <w:r w:rsidR="00A01D16">
        <w:rPr>
          <w:rFonts w:ascii="Times New Roman" w:eastAsia="Times New Roman" w:hAnsi="Times New Roman" w:cs="Times New Roman"/>
          <w:color w:val="000000"/>
          <w:sz w:val="24"/>
          <w:szCs w:val="24"/>
        </w:rPr>
        <w:t xml:space="preserve"> </w:t>
      </w:r>
      <w:r w:rsidR="00A01D16" w:rsidRPr="00010A23">
        <w:rPr>
          <w:rFonts w:ascii="Times New Roman" w:eastAsia="Times New Roman" w:hAnsi="Times New Roman" w:cs="Times New Roman"/>
          <w:color w:val="000000"/>
          <w:sz w:val="24"/>
          <w:szCs w:val="24"/>
        </w:rPr>
        <w:t>đối tác</w:t>
      </w:r>
      <w:r w:rsidR="00A01D16">
        <w:rPr>
          <w:rFonts w:ascii="Times New Roman" w:eastAsia="Times New Roman" w:hAnsi="Times New Roman" w:cs="Times New Roman"/>
          <w:color w:val="000000"/>
          <w:sz w:val="24"/>
          <w:szCs w:val="24"/>
        </w:rPr>
        <w:t xml:space="preserve"> tỉnh</w:t>
      </w:r>
      <w:r w:rsidR="00DD4832" w:rsidRPr="00010A23">
        <w:rPr>
          <w:rFonts w:ascii="Times New Roman" w:eastAsia="Times New Roman" w:hAnsi="Times New Roman" w:cs="Times New Roman"/>
          <w:color w:val="000000"/>
          <w:sz w:val="24"/>
          <w:szCs w:val="24"/>
        </w:rPr>
        <w:t xml:space="preserve">, </w:t>
      </w:r>
      <w:r w:rsidR="00D34812" w:rsidRPr="00010A23">
        <w:rPr>
          <w:rFonts w:ascii="Times New Roman" w:eastAsia="Times New Roman" w:hAnsi="Times New Roman" w:cs="Times New Roman"/>
          <w:color w:val="000000"/>
          <w:sz w:val="24"/>
          <w:szCs w:val="24"/>
        </w:rPr>
        <w:t>các bệnh viện/trung tâm y tế,</w:t>
      </w:r>
      <w:r w:rsidR="00DD4832" w:rsidRPr="00010A23">
        <w:rPr>
          <w:rFonts w:ascii="Times New Roman" w:eastAsia="Times New Roman" w:hAnsi="Times New Roman" w:cs="Times New Roman"/>
          <w:color w:val="000000"/>
          <w:sz w:val="24"/>
          <w:szCs w:val="24"/>
        </w:rPr>
        <w:t xml:space="preserve"> các đối tác liên quan khác; giao tiếp rõ ràng, tôn trọng đối tác và đồng nghiệp. </w:t>
      </w:r>
    </w:p>
    <w:p w14:paraId="1F5C90C7" w14:textId="5667C966" w:rsidR="00DD4832" w:rsidRPr="00CE1A1E" w:rsidRDefault="00A9577A" w:rsidP="00DD506C">
      <w:pPr>
        <w:pStyle w:val="ListParagraph"/>
        <w:numPr>
          <w:ilvl w:val="0"/>
          <w:numId w:val="5"/>
        </w:numPr>
        <w:spacing w:before="120" w:after="120" w:line="264"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Tích cực tham gia c</w:t>
      </w:r>
      <w:r w:rsidR="004E3595" w:rsidRPr="00010A23">
        <w:rPr>
          <w:rFonts w:ascii="Times New Roman" w:eastAsia="Times New Roman" w:hAnsi="Times New Roman" w:cs="Times New Roman"/>
          <w:color w:val="000000"/>
          <w:sz w:val="24"/>
          <w:szCs w:val="24"/>
        </w:rPr>
        <w:t xml:space="preserve">ác hoạt động khác của dự án và Trung tâm; </w:t>
      </w:r>
      <w:r w:rsidR="00DD4832" w:rsidRPr="00010A23">
        <w:rPr>
          <w:rFonts w:ascii="Times New Roman" w:eastAsia="Times New Roman" w:hAnsi="Times New Roman" w:cs="Times New Roman"/>
          <w:color w:val="000000"/>
          <w:sz w:val="24"/>
          <w:szCs w:val="24"/>
        </w:rPr>
        <w:t>Tuân th</w:t>
      </w:r>
      <w:r w:rsidR="004E3595" w:rsidRPr="00010A23">
        <w:rPr>
          <w:rFonts w:ascii="Times New Roman" w:eastAsia="Times New Roman" w:hAnsi="Times New Roman" w:cs="Times New Roman"/>
          <w:color w:val="000000"/>
          <w:sz w:val="24"/>
          <w:szCs w:val="24"/>
        </w:rPr>
        <w:t>ủ</w:t>
      </w:r>
      <w:r w:rsidR="00DD4832" w:rsidRPr="00010A23">
        <w:rPr>
          <w:rFonts w:ascii="Times New Roman" w:eastAsia="Times New Roman" w:hAnsi="Times New Roman" w:cs="Times New Roman"/>
          <w:color w:val="000000"/>
          <w:sz w:val="24"/>
          <w:szCs w:val="24"/>
        </w:rPr>
        <w:t xml:space="preserve"> các chính sách và quy định của VietHealth.</w:t>
      </w:r>
    </w:p>
    <w:p w14:paraId="0EB734FB" w14:textId="77777777" w:rsidR="00CE1A1E" w:rsidRDefault="00CE1A1E" w:rsidP="00CE1A1E">
      <w:pPr>
        <w:spacing w:before="120" w:after="120" w:line="264" w:lineRule="auto"/>
        <w:jc w:val="both"/>
        <w:rPr>
          <w:rFonts w:ascii="Times New Roman" w:eastAsia="Times New Roman" w:hAnsi="Times New Roman" w:cs="Times New Roman"/>
          <w:sz w:val="24"/>
          <w:szCs w:val="24"/>
        </w:rPr>
      </w:pPr>
    </w:p>
    <w:p w14:paraId="6050B937" w14:textId="77777777" w:rsidR="00CE1A1E" w:rsidRPr="00CE1A1E" w:rsidRDefault="00CE1A1E" w:rsidP="00CE1A1E">
      <w:pPr>
        <w:spacing w:before="120" w:after="120" w:line="264" w:lineRule="auto"/>
        <w:jc w:val="both"/>
        <w:rPr>
          <w:rFonts w:ascii="Times New Roman" w:eastAsia="Times New Roman" w:hAnsi="Times New Roman" w:cs="Times New Roman"/>
          <w:sz w:val="24"/>
          <w:szCs w:val="24"/>
        </w:rPr>
      </w:pPr>
    </w:p>
    <w:p w14:paraId="13DE5151" w14:textId="77777777" w:rsidR="00CE1A1E" w:rsidRDefault="00CE1A1E" w:rsidP="00DD506C">
      <w:pPr>
        <w:pStyle w:val="ListParagraph"/>
        <w:numPr>
          <w:ilvl w:val="0"/>
          <w:numId w:val="1"/>
        </w:numPr>
        <w:spacing w:before="120" w:after="120" w:line="240" w:lineRule="auto"/>
        <w:ind w:left="360"/>
        <w:jc w:val="both"/>
        <w:rPr>
          <w:rFonts w:ascii="Times New Roman" w:eastAsia="Times New Roman" w:hAnsi="Times New Roman"/>
          <w:b/>
          <w:bCs/>
          <w:color w:val="000000"/>
          <w:sz w:val="24"/>
          <w:szCs w:val="24"/>
        </w:rPr>
        <w:sectPr w:rsidR="00CE1A1E" w:rsidSect="008F5919">
          <w:headerReference w:type="default" r:id="rId9"/>
          <w:footerReference w:type="default" r:id="rId10"/>
          <w:pgSz w:w="11900" w:h="16840" w:code="9"/>
          <w:pgMar w:top="2070" w:right="1134" w:bottom="1134" w:left="1134" w:header="720" w:footer="720" w:gutter="0"/>
          <w:cols w:space="720"/>
          <w:docGrid w:linePitch="360"/>
        </w:sectPr>
      </w:pPr>
    </w:p>
    <w:p w14:paraId="343CFFDA" w14:textId="77777777" w:rsidR="00DD4832" w:rsidRPr="00DD506C" w:rsidRDefault="00DD4832" w:rsidP="00DD506C">
      <w:pPr>
        <w:pStyle w:val="ListParagraph"/>
        <w:numPr>
          <w:ilvl w:val="0"/>
          <w:numId w:val="1"/>
        </w:numPr>
        <w:spacing w:before="120" w:after="120" w:line="240" w:lineRule="auto"/>
        <w:ind w:left="360"/>
        <w:jc w:val="both"/>
        <w:rPr>
          <w:rFonts w:ascii="Times New Roman" w:eastAsia="Times New Roman" w:hAnsi="Times New Roman"/>
          <w:b/>
          <w:bCs/>
          <w:color w:val="000000"/>
          <w:sz w:val="24"/>
          <w:szCs w:val="24"/>
        </w:rPr>
      </w:pPr>
      <w:r w:rsidRPr="00DD506C">
        <w:rPr>
          <w:rFonts w:ascii="Times New Roman" w:eastAsia="Times New Roman" w:hAnsi="Times New Roman"/>
          <w:b/>
          <w:bCs/>
          <w:color w:val="000000"/>
          <w:sz w:val="24"/>
          <w:szCs w:val="24"/>
        </w:rPr>
        <w:lastRenderedPageBreak/>
        <w:t xml:space="preserve">Yêu cầu về năng lực và kinh nghiệm: </w:t>
      </w:r>
    </w:p>
    <w:p w14:paraId="6F2549D9" w14:textId="77777777" w:rsidR="00711A41" w:rsidRPr="00F00C15"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Là c</w:t>
      </w:r>
      <w:r w:rsidRPr="00010A23">
        <w:rPr>
          <w:rFonts w:ascii="Times New Roman" w:eastAsia="Times New Roman" w:hAnsi="Times New Roman"/>
          <w:color w:val="000000"/>
          <w:sz w:val="24"/>
          <w:szCs w:val="24"/>
        </w:rPr>
        <w:t>ông dân Việt Nam</w:t>
      </w:r>
      <w:r>
        <w:rPr>
          <w:rFonts w:ascii="Times New Roman" w:eastAsia="Times New Roman" w:hAnsi="Times New Roman"/>
          <w:color w:val="000000"/>
          <w:sz w:val="24"/>
          <w:szCs w:val="24"/>
        </w:rPr>
        <w:t>;</w:t>
      </w:r>
    </w:p>
    <w:p w14:paraId="048F0697" w14:textId="77777777" w:rsidR="00711A41" w:rsidRPr="00F00C15"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Tốt nghiệp Đại học, chuyên ngành về y tế công cộng, phục hồi chức năng, giáo dục, tâm lý, hoặc khoa học xã hội</w:t>
      </w:r>
      <w:r>
        <w:rPr>
          <w:rFonts w:ascii="Times New Roman" w:eastAsia="Times New Roman" w:hAnsi="Times New Roman"/>
          <w:color w:val="000000"/>
          <w:sz w:val="24"/>
          <w:szCs w:val="24"/>
        </w:rPr>
        <w:t>;</w:t>
      </w:r>
    </w:p>
    <w:p w14:paraId="7DFC92F6" w14:textId="77777777" w:rsidR="00711A41" w:rsidRPr="00F00C15"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Ưu tiên cho người có</w:t>
      </w:r>
      <w:r w:rsidRPr="00010A23">
        <w:rPr>
          <w:rFonts w:ascii="Times New Roman" w:eastAsia="Times New Roman" w:hAnsi="Times New Roman"/>
          <w:color w:val="000000"/>
          <w:sz w:val="24"/>
          <w:szCs w:val="24"/>
        </w:rPr>
        <w:t xml:space="preserve"> kinh nghiệm về triển khai các hoạt động dự án phát triển/phi lợi nhuận liên quan đến một hoặc nhiều trong các nội dung: sức khoẻ, giáo dục, xây dựng/phát triển cộng đồng, người khuyết tật hoặc các đối tượng yếu thế...</w:t>
      </w:r>
      <w:r>
        <w:rPr>
          <w:rFonts w:ascii="Times New Roman" w:eastAsia="Times New Roman" w:hAnsi="Times New Roman"/>
          <w:color w:val="000000"/>
          <w:sz w:val="24"/>
          <w:szCs w:val="24"/>
        </w:rPr>
        <w:t>;</w:t>
      </w:r>
    </w:p>
    <w:p w14:paraId="5D9EEBD7" w14:textId="77777777" w:rsidR="00711A41" w:rsidRPr="00F00C15"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Kỹ năng:</w:t>
      </w:r>
      <w:r>
        <w:rPr>
          <w:rFonts w:ascii="Times New Roman" w:eastAsia="Times New Roman" w:hAnsi="Times New Roman"/>
          <w:color w:val="000000"/>
          <w:sz w:val="24"/>
          <w:szCs w:val="24"/>
        </w:rPr>
        <w:t xml:space="preserve"> về</w:t>
      </w:r>
      <w:r w:rsidRPr="00010A23">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 xml:space="preserve">lập kế hoạch, lập ngân sách, </w:t>
      </w:r>
      <w:r w:rsidRPr="00010A23">
        <w:rPr>
          <w:rFonts w:ascii="Times New Roman" w:eastAsia="Times New Roman" w:hAnsi="Times New Roman"/>
          <w:color w:val="000000"/>
          <w:sz w:val="24"/>
          <w:szCs w:val="24"/>
        </w:rPr>
        <w:t>hành chính, giao tiếp và tổ chức</w:t>
      </w:r>
      <w:r>
        <w:rPr>
          <w:rFonts w:ascii="Times New Roman" w:eastAsia="Times New Roman" w:hAnsi="Times New Roman"/>
          <w:color w:val="000000"/>
          <w:sz w:val="24"/>
          <w:szCs w:val="24"/>
        </w:rPr>
        <w:t>;</w:t>
      </w:r>
    </w:p>
    <w:p w14:paraId="34CA7657" w14:textId="77777777" w:rsidR="00711A41" w:rsidRPr="00F00C15"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Kỹ năng vi tính về các phần mềm văn phòng (Word, Excel, Power Point và Outlook)</w:t>
      </w:r>
      <w:r>
        <w:rPr>
          <w:rFonts w:ascii="Times New Roman" w:eastAsia="Times New Roman" w:hAnsi="Times New Roman"/>
          <w:color w:val="000000"/>
          <w:sz w:val="24"/>
          <w:szCs w:val="24"/>
        </w:rPr>
        <w:t>;</w:t>
      </w:r>
    </w:p>
    <w:p w14:paraId="562ABC46" w14:textId="77777777" w:rsidR="00711A41" w:rsidRPr="00916AF9"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Khả năng làm việc độc lập và làm việc nhóm</w:t>
      </w:r>
      <w:r>
        <w:rPr>
          <w:rFonts w:ascii="Times New Roman" w:eastAsia="Times New Roman" w:hAnsi="Times New Roman"/>
          <w:color w:val="000000"/>
          <w:sz w:val="24"/>
          <w:szCs w:val="24"/>
        </w:rPr>
        <w:t>.</w:t>
      </w:r>
    </w:p>
    <w:p w14:paraId="4085AD02" w14:textId="77777777" w:rsidR="00711A41" w:rsidRPr="00B040CD" w:rsidRDefault="00711A41" w:rsidP="00711A41">
      <w:pPr>
        <w:pStyle w:val="ListParagraph"/>
        <w:numPr>
          <w:ilvl w:val="0"/>
          <w:numId w:val="1"/>
        </w:numPr>
        <w:spacing w:before="120" w:after="120" w:line="240" w:lineRule="auto"/>
        <w:ind w:left="360"/>
        <w:jc w:val="both"/>
        <w:rPr>
          <w:rFonts w:ascii="Times New Roman" w:eastAsia="Times New Roman" w:hAnsi="Times New Roman"/>
          <w:b/>
          <w:bCs/>
          <w:color w:val="000000"/>
          <w:sz w:val="24"/>
          <w:szCs w:val="24"/>
        </w:rPr>
      </w:pPr>
      <w:r w:rsidRPr="00A654B6">
        <w:rPr>
          <w:rFonts w:ascii="Times New Roman" w:eastAsia="Times New Roman" w:hAnsi="Times New Roman"/>
          <w:b/>
          <w:bCs/>
          <w:color w:val="000000"/>
          <w:sz w:val="24"/>
          <w:szCs w:val="24"/>
        </w:rPr>
        <w:t xml:space="preserve">Phẩm chất: </w:t>
      </w:r>
    </w:p>
    <w:p w14:paraId="634B0EED" w14:textId="77777777" w:rsidR="00711A41" w:rsidRPr="004D06C4"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Trung thực</w:t>
      </w:r>
      <w:r>
        <w:rPr>
          <w:rFonts w:ascii="Times New Roman" w:eastAsia="Times New Roman" w:hAnsi="Times New Roman"/>
          <w:color w:val="000000"/>
          <w:sz w:val="24"/>
          <w:szCs w:val="24"/>
        </w:rPr>
        <w:t>;</w:t>
      </w:r>
    </w:p>
    <w:p w14:paraId="518874D6" w14:textId="77777777" w:rsidR="00711A41" w:rsidRPr="004D06C4"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Trách nhiệm</w:t>
      </w:r>
      <w:r>
        <w:rPr>
          <w:rFonts w:ascii="Times New Roman" w:eastAsia="Times New Roman" w:hAnsi="Times New Roman"/>
          <w:color w:val="000000"/>
          <w:sz w:val="24"/>
          <w:szCs w:val="24"/>
        </w:rPr>
        <w:t>;</w:t>
      </w:r>
      <w:r w:rsidRPr="00010A23">
        <w:rPr>
          <w:rFonts w:ascii="Times New Roman" w:eastAsia="Times New Roman" w:hAnsi="Times New Roman"/>
          <w:color w:val="000000"/>
          <w:sz w:val="24"/>
          <w:szCs w:val="24"/>
        </w:rPr>
        <w:t xml:space="preserve"> </w:t>
      </w:r>
    </w:p>
    <w:p w14:paraId="7AF70E4E" w14:textId="77777777" w:rsidR="00711A41" w:rsidRPr="004D06C4"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Chịu áp lực</w:t>
      </w:r>
      <w:r>
        <w:rPr>
          <w:rFonts w:ascii="Times New Roman" w:eastAsia="Times New Roman" w:hAnsi="Times New Roman"/>
          <w:color w:val="000000"/>
          <w:sz w:val="24"/>
          <w:szCs w:val="24"/>
        </w:rPr>
        <w:t>;</w:t>
      </w:r>
    </w:p>
    <w:p w14:paraId="72ECBAFF" w14:textId="77777777" w:rsidR="00711A41" w:rsidRPr="004D06C4"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Chủ động sáng tạo</w:t>
      </w:r>
      <w:r>
        <w:rPr>
          <w:rFonts w:ascii="Times New Roman" w:eastAsia="Times New Roman" w:hAnsi="Times New Roman"/>
          <w:color w:val="000000"/>
          <w:sz w:val="24"/>
          <w:szCs w:val="24"/>
        </w:rPr>
        <w:t>;</w:t>
      </w:r>
    </w:p>
    <w:p w14:paraId="7ECEC1CB" w14:textId="77777777" w:rsidR="00711A41" w:rsidRPr="004D06C4"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Học hỏi;</w:t>
      </w:r>
    </w:p>
    <w:p w14:paraId="5CED7E02" w14:textId="77777777" w:rsidR="00711A41" w:rsidRPr="004D06C4"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Đam mê hoạt động cộng đồng</w:t>
      </w:r>
      <w:r>
        <w:rPr>
          <w:rFonts w:ascii="Times New Roman" w:eastAsia="Times New Roman" w:hAnsi="Times New Roman"/>
          <w:color w:val="000000"/>
          <w:sz w:val="24"/>
          <w:szCs w:val="24"/>
        </w:rPr>
        <w:t>;</w:t>
      </w:r>
    </w:p>
    <w:p w14:paraId="1E07F6E8" w14:textId="77777777" w:rsidR="00711A41"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Chia sẻ và giúp đỡ đội nhóm</w:t>
      </w:r>
      <w:r>
        <w:rPr>
          <w:rFonts w:ascii="Times New Roman" w:eastAsia="Times New Roman" w:hAnsi="Times New Roman"/>
          <w:color w:val="000000"/>
          <w:sz w:val="24"/>
          <w:szCs w:val="24"/>
        </w:rPr>
        <w:t>.</w:t>
      </w:r>
    </w:p>
    <w:p w14:paraId="3297F680" w14:textId="77777777" w:rsidR="00711A41" w:rsidRPr="00B040CD" w:rsidRDefault="00711A41" w:rsidP="00711A41">
      <w:pPr>
        <w:pStyle w:val="ListParagraph"/>
        <w:numPr>
          <w:ilvl w:val="0"/>
          <w:numId w:val="1"/>
        </w:numPr>
        <w:spacing w:before="120" w:after="120" w:line="240" w:lineRule="auto"/>
        <w:ind w:left="360"/>
        <w:jc w:val="both"/>
        <w:rPr>
          <w:rFonts w:ascii="Times New Roman" w:eastAsia="Times New Roman" w:hAnsi="Times New Roman"/>
          <w:b/>
          <w:bCs/>
          <w:color w:val="000000"/>
          <w:sz w:val="24"/>
          <w:szCs w:val="24"/>
        </w:rPr>
      </w:pPr>
      <w:r w:rsidRPr="00B040CD">
        <w:rPr>
          <w:rFonts w:ascii="Times New Roman" w:eastAsia="Times New Roman" w:hAnsi="Times New Roman"/>
          <w:b/>
          <w:bCs/>
          <w:color w:val="000000"/>
          <w:sz w:val="24"/>
          <w:szCs w:val="24"/>
        </w:rPr>
        <w:t>Quyền lợi</w:t>
      </w:r>
    </w:p>
    <w:p w14:paraId="0AD86CA3" w14:textId="77777777" w:rsidR="00711A41" w:rsidRPr="004D06C4"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sidRPr="004D06C4">
        <w:rPr>
          <w:rFonts w:ascii="Times New Roman" w:eastAsia="Times New Roman" w:hAnsi="Times New Roman"/>
          <w:color w:val="000000"/>
          <w:sz w:val="24"/>
          <w:szCs w:val="24"/>
        </w:rPr>
        <w:t>Được ký hợp đồng Lao động</w:t>
      </w:r>
      <w:r>
        <w:rPr>
          <w:rFonts w:ascii="Times New Roman" w:eastAsia="Times New Roman" w:hAnsi="Times New Roman"/>
          <w:color w:val="000000"/>
          <w:sz w:val="24"/>
          <w:szCs w:val="24"/>
        </w:rPr>
        <w:t xml:space="preserve"> </w:t>
      </w:r>
      <w:r w:rsidRPr="00FB6983">
        <w:rPr>
          <w:rFonts w:ascii="Times New Roman" w:eastAsia="Times New Roman" w:hAnsi="Times New Roman"/>
          <w:color w:val="000000"/>
          <w:sz w:val="24"/>
          <w:szCs w:val="24"/>
        </w:rPr>
        <w:t>sau 02 tháng thử việc</w:t>
      </w:r>
      <w:r w:rsidRPr="004D06C4">
        <w:rPr>
          <w:rFonts w:ascii="Times New Roman" w:eastAsia="Times New Roman" w:hAnsi="Times New Roman"/>
          <w:color w:val="000000"/>
          <w:sz w:val="24"/>
          <w:szCs w:val="24"/>
        </w:rPr>
        <w:t xml:space="preserve">; </w:t>
      </w:r>
    </w:p>
    <w:p w14:paraId="2BCC5E6A" w14:textId="77777777" w:rsidR="00711A41" w:rsidRPr="004D06C4"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sidRPr="004D06C4">
        <w:rPr>
          <w:rFonts w:ascii="Times New Roman" w:eastAsia="Times New Roman" w:hAnsi="Times New Roman"/>
          <w:color w:val="000000"/>
          <w:sz w:val="24"/>
          <w:szCs w:val="24"/>
        </w:rPr>
        <w:t xml:space="preserve">Được đóng BHXH, BHYT, BHTN theo Luật lao động; </w:t>
      </w:r>
    </w:p>
    <w:p w14:paraId="5A4EE0FF" w14:textId="77777777" w:rsidR="00711A41" w:rsidRPr="004D06C4"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sidRPr="004D06C4">
        <w:rPr>
          <w:rFonts w:ascii="Times New Roman" w:eastAsia="Times New Roman" w:hAnsi="Times New Roman"/>
          <w:color w:val="000000"/>
          <w:sz w:val="24"/>
          <w:szCs w:val="24"/>
        </w:rPr>
        <w:t xml:space="preserve">Được nghỉ lễ, nghỉ phép theo quy định; </w:t>
      </w:r>
    </w:p>
    <w:p w14:paraId="1F1A8456" w14:textId="77777777" w:rsidR="00711A41"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sidRPr="004D06C4">
        <w:rPr>
          <w:rFonts w:ascii="Times New Roman" w:eastAsia="Times New Roman" w:hAnsi="Times New Roman"/>
          <w:color w:val="000000"/>
          <w:sz w:val="24"/>
          <w:szCs w:val="24"/>
        </w:rPr>
        <w:t>Được hưởng tháng lương thứ 13;</w:t>
      </w:r>
    </w:p>
    <w:p w14:paraId="575387B8" w14:textId="77777777" w:rsidR="00711A41"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Đ</w:t>
      </w:r>
      <w:r w:rsidRPr="007F5475">
        <w:rPr>
          <w:rFonts w:ascii="Times New Roman" w:eastAsia="Times New Roman" w:hAnsi="Times New Roman"/>
          <w:color w:val="000000"/>
          <w:sz w:val="24"/>
          <w:szCs w:val="24"/>
        </w:rPr>
        <w:t>ược tập huấn, hướng dẫn về công tác xây dựng và triển khai hoạt động tại thực địa</w:t>
      </w:r>
      <w:r>
        <w:rPr>
          <w:rFonts w:ascii="Times New Roman" w:eastAsia="Times New Roman" w:hAnsi="Times New Roman"/>
          <w:color w:val="000000"/>
          <w:sz w:val="24"/>
          <w:szCs w:val="24"/>
        </w:rPr>
        <w:t>;</w:t>
      </w:r>
    </w:p>
    <w:p w14:paraId="3A8A8BB0" w14:textId="77777777" w:rsidR="00711A41" w:rsidRPr="004D06C4" w:rsidRDefault="00711A41" w:rsidP="00711A41">
      <w:pPr>
        <w:pStyle w:val="ListParagraph"/>
        <w:numPr>
          <w:ilvl w:val="0"/>
          <w:numId w:val="2"/>
        </w:numPr>
        <w:spacing w:before="120" w:after="120" w:line="240" w:lineRule="auto"/>
        <w:ind w:left="360"/>
        <w:jc w:val="both"/>
        <w:rPr>
          <w:rFonts w:ascii="Times New Roman" w:eastAsia="Times New Roman" w:hAnsi="Times New Roman"/>
          <w:color w:val="000000"/>
          <w:sz w:val="24"/>
          <w:szCs w:val="24"/>
        </w:rPr>
      </w:pPr>
      <w:r w:rsidRPr="007F5475">
        <w:rPr>
          <w:rFonts w:ascii="Times New Roman" w:eastAsia="Times New Roman" w:hAnsi="Times New Roman"/>
          <w:color w:val="000000"/>
          <w:sz w:val="24"/>
          <w:szCs w:val="24"/>
        </w:rPr>
        <w:t>Có cơ hội học tập và làm việc với đội ngũ chuyên gia, kỹ thuật viên về V</w:t>
      </w:r>
      <w:r>
        <w:rPr>
          <w:rFonts w:ascii="Times New Roman" w:eastAsia="Times New Roman" w:hAnsi="Times New Roman"/>
          <w:color w:val="000000"/>
          <w:sz w:val="24"/>
          <w:szCs w:val="24"/>
        </w:rPr>
        <w:t>ật lý trị liệu</w:t>
      </w:r>
      <w:r w:rsidRPr="007F5475">
        <w:rPr>
          <w:rFonts w:ascii="Times New Roman" w:eastAsia="Times New Roman" w:hAnsi="Times New Roman"/>
          <w:color w:val="000000"/>
          <w:sz w:val="24"/>
          <w:szCs w:val="24"/>
        </w:rPr>
        <w:t>, H</w:t>
      </w:r>
      <w:r>
        <w:rPr>
          <w:rFonts w:ascii="Times New Roman" w:eastAsia="Times New Roman" w:hAnsi="Times New Roman"/>
          <w:color w:val="000000"/>
          <w:sz w:val="24"/>
          <w:szCs w:val="24"/>
        </w:rPr>
        <w:t>oạt động trị liệu</w:t>
      </w:r>
      <w:r w:rsidRPr="007F5475">
        <w:rPr>
          <w:rFonts w:ascii="Times New Roman" w:eastAsia="Times New Roman" w:hAnsi="Times New Roman"/>
          <w:color w:val="000000"/>
          <w:sz w:val="24"/>
          <w:szCs w:val="24"/>
        </w:rPr>
        <w:t>, N</w:t>
      </w:r>
      <w:r>
        <w:rPr>
          <w:rFonts w:ascii="Times New Roman" w:eastAsia="Times New Roman" w:hAnsi="Times New Roman"/>
          <w:color w:val="000000"/>
          <w:sz w:val="24"/>
          <w:szCs w:val="24"/>
        </w:rPr>
        <w:t>gôn ngữ trị liệu</w:t>
      </w:r>
      <w:r w:rsidRPr="007F5475">
        <w:rPr>
          <w:rFonts w:ascii="Times New Roman" w:eastAsia="Times New Roman" w:hAnsi="Times New Roman"/>
          <w:color w:val="000000"/>
          <w:sz w:val="24"/>
          <w:szCs w:val="24"/>
        </w:rPr>
        <w:t xml:space="preserve"> và G</w:t>
      </w:r>
      <w:r>
        <w:rPr>
          <w:rFonts w:ascii="Times New Roman" w:eastAsia="Times New Roman" w:hAnsi="Times New Roman"/>
          <w:color w:val="000000"/>
          <w:sz w:val="24"/>
          <w:szCs w:val="24"/>
        </w:rPr>
        <w:t>iáo dục đặc biệt;</w:t>
      </w:r>
    </w:p>
    <w:p w14:paraId="4463FA58" w14:textId="40EA2915" w:rsidR="00DD4832" w:rsidRPr="00280FA4" w:rsidRDefault="00711A41" w:rsidP="00280FA4">
      <w:pPr>
        <w:spacing w:before="120" w:after="120" w:line="264" w:lineRule="auto"/>
        <w:ind w:firstLine="360"/>
        <w:jc w:val="both"/>
        <w:rPr>
          <w:rFonts w:ascii="Times New Roman" w:eastAsia="Times New Roman" w:hAnsi="Times New Roman" w:cs="Times New Roman"/>
          <w:color w:val="000000"/>
          <w:sz w:val="24"/>
          <w:szCs w:val="24"/>
        </w:rPr>
      </w:pPr>
      <w:r w:rsidRPr="00280FA4">
        <w:rPr>
          <w:rFonts w:ascii="Times New Roman" w:eastAsia="Times New Roman" w:hAnsi="Times New Roman" w:cs="Times New Roman"/>
          <w:color w:val="000000"/>
          <w:sz w:val="24"/>
          <w:szCs w:val="24"/>
        </w:rPr>
        <w:t>VietHealth bảo đảm các cơ hội làm việc và thăng tiến bình đẳng cho người lao động, không phân biệt về dân tộc, tôn giáo, giới tính, và các vấn đề về khuyết tật.</w:t>
      </w:r>
      <w:r w:rsidR="00DD4832" w:rsidRPr="00010A23">
        <w:rPr>
          <w:rFonts w:ascii="Times New Roman" w:eastAsia="Times New Roman" w:hAnsi="Times New Roman" w:cs="Times New Roman"/>
          <w:color w:val="000000"/>
          <w:sz w:val="24"/>
          <w:szCs w:val="24"/>
        </w:rPr>
        <w:t xml:space="preserve"> </w:t>
      </w:r>
    </w:p>
    <w:p w14:paraId="4A87D583" w14:textId="77777777" w:rsidR="00DD4832" w:rsidRPr="00010A23" w:rsidRDefault="00DD4832" w:rsidP="00010A23">
      <w:pPr>
        <w:spacing w:before="120" w:after="120" w:line="264" w:lineRule="auto"/>
        <w:jc w:val="both"/>
        <w:rPr>
          <w:rFonts w:ascii="Times New Roman" w:hAnsi="Times New Roman" w:cs="Times New Roman"/>
          <w:b/>
          <w:sz w:val="24"/>
          <w:szCs w:val="24"/>
        </w:rPr>
      </w:pPr>
    </w:p>
    <w:p w14:paraId="5816F0BC" w14:textId="77777777" w:rsidR="00DD4832" w:rsidRPr="004C3080" w:rsidRDefault="00DD4832" w:rsidP="00DD4832">
      <w:pPr>
        <w:pStyle w:val="BodyText"/>
        <w:jc w:val="both"/>
        <w:rPr>
          <w:b/>
          <w:sz w:val="22"/>
          <w:szCs w:val="22"/>
        </w:rPr>
      </w:pPr>
    </w:p>
    <w:p w14:paraId="65C579AE" w14:textId="77777777" w:rsidR="001635EB" w:rsidRDefault="001635EB" w:rsidP="00DD4832">
      <w:pPr>
        <w:jc w:val="both"/>
      </w:pPr>
    </w:p>
    <w:sectPr w:rsidR="001635EB" w:rsidSect="008F5919">
      <w:headerReference w:type="default" r:id="rId11"/>
      <w:pgSz w:w="11900" w:h="16840" w:code="9"/>
      <w:pgMar w:top="1350"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DA68B" w14:textId="77777777" w:rsidR="002E57BA" w:rsidRDefault="002E57BA">
      <w:pPr>
        <w:spacing w:after="0" w:line="240" w:lineRule="auto"/>
      </w:pPr>
      <w:r>
        <w:separator/>
      </w:r>
    </w:p>
  </w:endnote>
  <w:endnote w:type="continuationSeparator" w:id="0">
    <w:p w14:paraId="1A5157CB" w14:textId="77777777" w:rsidR="002E57BA" w:rsidRDefault="002E5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E3697" w14:textId="07381F27" w:rsidR="008B44AB" w:rsidRDefault="008B44AB" w:rsidP="00F3139C">
    <w:pPr>
      <w:pStyle w:val="Footer"/>
      <w:ind w:left="45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BEA9C" w14:textId="77777777" w:rsidR="002E57BA" w:rsidRDefault="002E57BA">
      <w:pPr>
        <w:spacing w:after="0" w:line="240" w:lineRule="auto"/>
      </w:pPr>
      <w:r>
        <w:separator/>
      </w:r>
    </w:p>
  </w:footnote>
  <w:footnote w:type="continuationSeparator" w:id="0">
    <w:p w14:paraId="38452549" w14:textId="77777777" w:rsidR="002E57BA" w:rsidRDefault="002E5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E053" w14:textId="1A75D101" w:rsidR="00BD2CD1" w:rsidRDefault="00BD2CD1">
    <w:pPr>
      <w:pStyle w:val="Header"/>
    </w:pPr>
    <w:del w:id="0" w:author="Nguyễn Ngọc Mai" w:date="2023-07-11T11:24:00Z">
      <w:r w:rsidDel="00481A7B">
        <w:rPr>
          <w:noProof/>
        </w:rPr>
        <w:drawing>
          <wp:anchor distT="0" distB="0" distL="114300" distR="114300" simplePos="0" relativeHeight="251659264" behindDoc="1" locked="0" layoutInCell="1" allowOverlap="1" wp14:anchorId="3F4860B3" wp14:editId="34DFC292">
            <wp:simplePos x="0" y="0"/>
            <wp:positionH relativeFrom="column">
              <wp:posOffset>5295900</wp:posOffset>
            </wp:positionH>
            <wp:positionV relativeFrom="paragraph">
              <wp:posOffset>3590290</wp:posOffset>
            </wp:positionV>
            <wp:extent cx="8235264" cy="4440195"/>
            <wp:effectExtent l="19050" t="0" r="0" b="0"/>
            <wp:wrapNone/>
            <wp:docPr id="693944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t="58420"/>
                    <a:stretch>
                      <a:fillRect/>
                    </a:stretch>
                  </pic:blipFill>
                  <pic:spPr bwMode="auto">
                    <a:xfrm>
                      <a:off x="0" y="0"/>
                      <a:ext cx="8235264" cy="4440195"/>
                    </a:xfrm>
                    <a:prstGeom prst="rect">
                      <a:avLst/>
                    </a:prstGeom>
                    <a:noFill/>
                    <a:ln w="9525">
                      <a:noFill/>
                      <a:miter lim="800000"/>
                      <a:headEnd/>
                      <a:tailEnd/>
                    </a:ln>
                  </pic:spPr>
                </pic:pic>
              </a:graphicData>
            </a:graphic>
          </wp:anchor>
        </w:drawing>
      </w:r>
    </w:del>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D0D1E" w14:textId="386FB35C" w:rsidR="00CE1A1E" w:rsidRDefault="00CE1A1E">
    <w:pPr>
      <w:pStyle w:val="Header"/>
    </w:pPr>
    <w:del w:id="1" w:author="Nguyễn Ngọc Mai" w:date="2023-07-11T11:24:00Z">
      <w:r w:rsidDel="00481A7B">
        <w:rPr>
          <w:noProof/>
        </w:rPr>
        <w:drawing>
          <wp:anchor distT="0" distB="0" distL="114300" distR="114300" simplePos="0" relativeHeight="251663360" behindDoc="1" locked="0" layoutInCell="1" allowOverlap="1" wp14:anchorId="087578DF" wp14:editId="3040A504">
            <wp:simplePos x="0" y="0"/>
            <wp:positionH relativeFrom="column">
              <wp:posOffset>5295900</wp:posOffset>
            </wp:positionH>
            <wp:positionV relativeFrom="paragraph">
              <wp:posOffset>3590290</wp:posOffset>
            </wp:positionV>
            <wp:extent cx="8235264" cy="4440195"/>
            <wp:effectExtent l="19050" t="0" r="0" b="0"/>
            <wp:wrapNone/>
            <wp:docPr id="1699264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t="58420"/>
                    <a:stretch>
                      <a:fillRect/>
                    </a:stretch>
                  </pic:blipFill>
                  <pic:spPr bwMode="auto">
                    <a:xfrm>
                      <a:off x="0" y="0"/>
                      <a:ext cx="8235264" cy="4440195"/>
                    </a:xfrm>
                    <a:prstGeom prst="rect">
                      <a:avLst/>
                    </a:prstGeom>
                    <a:noFill/>
                    <a:ln w="9525">
                      <a:noFill/>
                      <a:miter lim="800000"/>
                      <a:headEnd/>
                      <a:tailEnd/>
                    </a:ln>
                  </pic:spPr>
                </pic:pic>
              </a:graphicData>
            </a:graphic>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80B"/>
    <w:multiLevelType w:val="hybridMultilevel"/>
    <w:tmpl w:val="810E7B1E"/>
    <w:lvl w:ilvl="0" w:tplc="AF90A3A2">
      <w:start w:val="2021"/>
      <w:numFmt w:val="bullet"/>
      <w:lvlText w:val="-"/>
      <w:lvlJc w:val="left"/>
      <w:pPr>
        <w:ind w:left="893" w:hanging="360"/>
      </w:pPr>
      <w:rPr>
        <w:rFonts w:ascii="Calibri" w:eastAsiaTheme="minorHAnsi" w:hAnsi="Calibri" w:cs="Calibri" w:hint="default"/>
      </w:rPr>
    </w:lvl>
    <w:lvl w:ilvl="1" w:tplc="C6B23D14">
      <w:numFmt w:val="bullet"/>
      <w:lvlText w:val=""/>
      <w:lvlJc w:val="left"/>
      <w:pPr>
        <w:ind w:left="1613" w:hanging="360"/>
      </w:pPr>
      <w:rPr>
        <w:rFonts w:ascii="Symbol" w:eastAsia="Times New Roman" w:hAnsi="Symbol" w:cs="Times New Roman" w:hint="default"/>
        <w:color w:val="000000"/>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1" w15:restartNumberingAfterBreak="0">
    <w:nsid w:val="12D773A7"/>
    <w:multiLevelType w:val="hybridMultilevel"/>
    <w:tmpl w:val="DC400FB0"/>
    <w:lvl w:ilvl="0" w:tplc="67C8E5DC">
      <w:numFmt w:val="bullet"/>
      <w:lvlText w:val="•"/>
      <w:lvlJc w:val="left"/>
      <w:pPr>
        <w:ind w:left="533" w:hanging="360"/>
      </w:pPr>
      <w:rPr>
        <w:rFonts w:ascii="Times New Roman" w:eastAsia="Times New Roman" w:hAnsi="Times New Roman" w:cs="Times New Roman" w:hint="default"/>
        <w:color w:val="000000"/>
      </w:rPr>
    </w:lvl>
    <w:lvl w:ilvl="1" w:tplc="04090003" w:tentative="1">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abstractNum w:abstractNumId="2" w15:restartNumberingAfterBreak="0">
    <w:nsid w:val="22611EF6"/>
    <w:multiLevelType w:val="hybridMultilevel"/>
    <w:tmpl w:val="D2F22822"/>
    <w:lvl w:ilvl="0" w:tplc="B92C6846">
      <w:numFmt w:val="bullet"/>
      <w:lvlText w:val="•"/>
      <w:lvlJc w:val="left"/>
      <w:pPr>
        <w:ind w:left="533" w:hanging="360"/>
      </w:pPr>
      <w:rPr>
        <w:rFonts w:ascii="Times New Roman" w:eastAsia="Times New Roman" w:hAnsi="Times New Roman" w:cs="Times New Roman" w:hint="default"/>
        <w:color w:val="000000"/>
      </w:rPr>
    </w:lvl>
    <w:lvl w:ilvl="1" w:tplc="04090003" w:tentative="1">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abstractNum w:abstractNumId="3" w15:restartNumberingAfterBreak="0">
    <w:nsid w:val="2B841233"/>
    <w:multiLevelType w:val="hybridMultilevel"/>
    <w:tmpl w:val="D0E09A6E"/>
    <w:lvl w:ilvl="0" w:tplc="AF90A3A2">
      <w:start w:val="2021"/>
      <w:numFmt w:val="bullet"/>
      <w:lvlText w:val="-"/>
      <w:lvlJc w:val="left"/>
      <w:pPr>
        <w:ind w:left="893" w:hanging="360"/>
      </w:pPr>
      <w:rPr>
        <w:rFonts w:ascii="Calibri" w:eastAsiaTheme="minorHAnsi" w:hAnsi="Calibri" w:cs="Calibri" w:hint="default"/>
      </w:rPr>
    </w:lvl>
    <w:lvl w:ilvl="1" w:tplc="04090003">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4" w15:restartNumberingAfterBreak="0">
    <w:nsid w:val="347B0440"/>
    <w:multiLevelType w:val="hybridMultilevel"/>
    <w:tmpl w:val="3E84BED8"/>
    <w:lvl w:ilvl="0" w:tplc="5E6CA818">
      <w:start w:val="1"/>
      <w:numFmt w:val="decimal"/>
      <w:lvlText w:val="%1."/>
      <w:lvlJc w:val="left"/>
      <w:pPr>
        <w:ind w:left="720" w:hanging="360"/>
      </w:pPr>
      <w:rPr>
        <w:rFonts w:eastAsia="Times New Roma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B827C2"/>
    <w:multiLevelType w:val="hybridMultilevel"/>
    <w:tmpl w:val="F8BC08AC"/>
    <w:lvl w:ilvl="0" w:tplc="AF90A3A2">
      <w:start w:val="2021"/>
      <w:numFmt w:val="bullet"/>
      <w:lvlText w:val="-"/>
      <w:lvlJc w:val="left"/>
      <w:pPr>
        <w:ind w:left="893" w:hanging="360"/>
      </w:pPr>
      <w:rPr>
        <w:rFonts w:ascii="Calibri" w:eastAsiaTheme="minorHAnsi" w:hAnsi="Calibri" w:cs="Calibri"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6" w15:restartNumberingAfterBreak="0">
    <w:nsid w:val="4DF866E0"/>
    <w:multiLevelType w:val="hybridMultilevel"/>
    <w:tmpl w:val="2A625B50"/>
    <w:lvl w:ilvl="0" w:tplc="6F3E3434">
      <w:numFmt w:val="bullet"/>
      <w:lvlText w:val="•"/>
      <w:lvlJc w:val="left"/>
      <w:pPr>
        <w:ind w:left="533" w:hanging="360"/>
      </w:pPr>
      <w:rPr>
        <w:rFonts w:ascii="Times New Roman" w:eastAsia="Times New Roman" w:hAnsi="Times New Roman" w:cs="Times New Roman" w:hint="default"/>
        <w:color w:val="000000"/>
      </w:rPr>
    </w:lvl>
    <w:lvl w:ilvl="1" w:tplc="04090003" w:tentative="1">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abstractNum w:abstractNumId="7" w15:restartNumberingAfterBreak="0">
    <w:nsid w:val="5181128E"/>
    <w:multiLevelType w:val="hybridMultilevel"/>
    <w:tmpl w:val="225431F2"/>
    <w:lvl w:ilvl="0" w:tplc="EE306FA2">
      <w:numFmt w:val="bullet"/>
      <w:lvlText w:val="•"/>
      <w:lvlJc w:val="left"/>
      <w:pPr>
        <w:ind w:left="533" w:hanging="360"/>
      </w:pPr>
      <w:rPr>
        <w:rFonts w:ascii="Times New Roman" w:eastAsia="Times New Roman" w:hAnsi="Times New Roman" w:cs="Times New Roman" w:hint="default"/>
        <w:color w:val="000000"/>
      </w:rPr>
    </w:lvl>
    <w:lvl w:ilvl="1" w:tplc="04090003" w:tentative="1">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abstractNum w:abstractNumId="8" w15:restartNumberingAfterBreak="0">
    <w:nsid w:val="6BC403A5"/>
    <w:multiLevelType w:val="hybridMultilevel"/>
    <w:tmpl w:val="2432D39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A20AF9"/>
    <w:multiLevelType w:val="hybridMultilevel"/>
    <w:tmpl w:val="61BCD042"/>
    <w:lvl w:ilvl="0" w:tplc="04090003">
      <w:start w:val="1"/>
      <w:numFmt w:val="bullet"/>
      <w:lvlText w:val="o"/>
      <w:lvlJc w:val="left"/>
      <w:pPr>
        <w:ind w:left="893" w:hanging="360"/>
      </w:pPr>
      <w:rPr>
        <w:rFonts w:ascii="Courier New" w:hAnsi="Courier New" w:cs="Courier New"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num w:numId="1" w16cid:durableId="2122870322">
    <w:abstractNumId w:val="4"/>
  </w:num>
  <w:num w:numId="2" w16cid:durableId="2000690199">
    <w:abstractNumId w:val="0"/>
  </w:num>
  <w:num w:numId="3" w16cid:durableId="1586064944">
    <w:abstractNumId w:val="1"/>
  </w:num>
  <w:num w:numId="4" w16cid:durableId="1124033421">
    <w:abstractNumId w:val="8"/>
  </w:num>
  <w:num w:numId="5" w16cid:durableId="1150944223">
    <w:abstractNumId w:val="3"/>
  </w:num>
  <w:num w:numId="6" w16cid:durableId="1452238309">
    <w:abstractNumId w:val="2"/>
  </w:num>
  <w:num w:numId="7" w16cid:durableId="1119227723">
    <w:abstractNumId w:val="5"/>
  </w:num>
  <w:num w:numId="8" w16cid:durableId="556819444">
    <w:abstractNumId w:val="7"/>
  </w:num>
  <w:num w:numId="9" w16cid:durableId="1283457426">
    <w:abstractNumId w:val="9"/>
  </w:num>
  <w:num w:numId="10" w16cid:durableId="42534810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ễn Ngọc Mai">
    <w15:presenceInfo w15:providerId="AD" w15:userId="S::nnmai@viethealth.org.vn::1c00c7ef-cd57-4b80-ba56-381173ad6f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948"/>
    <w:rsid w:val="0000782A"/>
    <w:rsid w:val="00010A23"/>
    <w:rsid w:val="00044C80"/>
    <w:rsid w:val="0008069D"/>
    <w:rsid w:val="000B0DB3"/>
    <w:rsid w:val="00101227"/>
    <w:rsid w:val="001500D8"/>
    <w:rsid w:val="00153A10"/>
    <w:rsid w:val="001635EB"/>
    <w:rsid w:val="00195D91"/>
    <w:rsid w:val="001E6D3B"/>
    <w:rsid w:val="00235C98"/>
    <w:rsid w:val="002670DC"/>
    <w:rsid w:val="00280FA4"/>
    <w:rsid w:val="002A1C14"/>
    <w:rsid w:val="002C07D5"/>
    <w:rsid w:val="002D59B7"/>
    <w:rsid w:val="002E57BA"/>
    <w:rsid w:val="0033494C"/>
    <w:rsid w:val="00397C10"/>
    <w:rsid w:val="003A0C47"/>
    <w:rsid w:val="003A1F00"/>
    <w:rsid w:val="003B3486"/>
    <w:rsid w:val="003D5F7E"/>
    <w:rsid w:val="00402147"/>
    <w:rsid w:val="00402299"/>
    <w:rsid w:val="00404C23"/>
    <w:rsid w:val="004155C4"/>
    <w:rsid w:val="004214E2"/>
    <w:rsid w:val="00446A7A"/>
    <w:rsid w:val="004621A8"/>
    <w:rsid w:val="00471349"/>
    <w:rsid w:val="00481A7B"/>
    <w:rsid w:val="004B1C2E"/>
    <w:rsid w:val="004E3595"/>
    <w:rsid w:val="005374DE"/>
    <w:rsid w:val="00555836"/>
    <w:rsid w:val="00564557"/>
    <w:rsid w:val="005B5B47"/>
    <w:rsid w:val="005F78DD"/>
    <w:rsid w:val="006202A7"/>
    <w:rsid w:val="00671BE3"/>
    <w:rsid w:val="00711A41"/>
    <w:rsid w:val="007903A2"/>
    <w:rsid w:val="007C59E0"/>
    <w:rsid w:val="00847DC6"/>
    <w:rsid w:val="008B44AB"/>
    <w:rsid w:val="008D5407"/>
    <w:rsid w:val="008D54D7"/>
    <w:rsid w:val="008E6F30"/>
    <w:rsid w:val="008F5919"/>
    <w:rsid w:val="008F795A"/>
    <w:rsid w:val="00936ED0"/>
    <w:rsid w:val="0096051F"/>
    <w:rsid w:val="00A01D16"/>
    <w:rsid w:val="00A42310"/>
    <w:rsid w:val="00A47044"/>
    <w:rsid w:val="00A9577A"/>
    <w:rsid w:val="00AA4E88"/>
    <w:rsid w:val="00AD121E"/>
    <w:rsid w:val="00AD1D39"/>
    <w:rsid w:val="00AD24B0"/>
    <w:rsid w:val="00B01062"/>
    <w:rsid w:val="00B34AEE"/>
    <w:rsid w:val="00B36636"/>
    <w:rsid w:val="00B4219A"/>
    <w:rsid w:val="00B53773"/>
    <w:rsid w:val="00BD2CD1"/>
    <w:rsid w:val="00C1010D"/>
    <w:rsid w:val="00C15762"/>
    <w:rsid w:val="00C23904"/>
    <w:rsid w:val="00C30554"/>
    <w:rsid w:val="00C5789E"/>
    <w:rsid w:val="00C87662"/>
    <w:rsid w:val="00CE1A1E"/>
    <w:rsid w:val="00D34812"/>
    <w:rsid w:val="00D82778"/>
    <w:rsid w:val="00D93948"/>
    <w:rsid w:val="00DC6CCC"/>
    <w:rsid w:val="00DD4832"/>
    <w:rsid w:val="00DD506C"/>
    <w:rsid w:val="00DD6519"/>
    <w:rsid w:val="00DE61A1"/>
    <w:rsid w:val="00F32DC4"/>
    <w:rsid w:val="00FB6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81F46"/>
  <w15:chartTrackingRefBased/>
  <w15:docId w15:val="{A0927677-180C-4921-A3FD-7067C0A88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832"/>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D4832"/>
    <w:pPr>
      <w:tabs>
        <w:tab w:val="center" w:pos="4320"/>
        <w:tab w:val="right" w:pos="8640"/>
      </w:tabs>
    </w:pPr>
  </w:style>
  <w:style w:type="character" w:customStyle="1" w:styleId="FooterChar">
    <w:name w:val="Footer Char"/>
    <w:basedOn w:val="DefaultParagraphFont"/>
    <w:link w:val="Footer"/>
    <w:uiPriority w:val="99"/>
    <w:rsid w:val="00DD4832"/>
    <w:rPr>
      <w:rFonts w:eastAsiaTheme="minorEastAsia"/>
    </w:rPr>
  </w:style>
  <w:style w:type="paragraph" w:styleId="BodyText">
    <w:name w:val="Body Text"/>
    <w:basedOn w:val="Normal"/>
    <w:link w:val="BodyTextChar"/>
    <w:rsid w:val="00DD4832"/>
    <w:pPr>
      <w:spacing w:after="0" w:line="240" w:lineRule="auto"/>
    </w:pPr>
    <w:rPr>
      <w:rFonts w:ascii="Times New Roman" w:eastAsia="Times New Roman" w:hAnsi="Times New Roman" w:cs="Times New Roman"/>
      <w:bCs/>
      <w:color w:val="000000"/>
      <w:sz w:val="28"/>
      <w:szCs w:val="20"/>
    </w:rPr>
  </w:style>
  <w:style w:type="character" w:customStyle="1" w:styleId="BodyTextChar">
    <w:name w:val="Body Text Char"/>
    <w:basedOn w:val="DefaultParagraphFont"/>
    <w:link w:val="BodyText"/>
    <w:rsid w:val="00DD4832"/>
    <w:rPr>
      <w:rFonts w:ascii="Times New Roman" w:eastAsia="Times New Roman" w:hAnsi="Times New Roman" w:cs="Times New Roman"/>
      <w:bCs/>
      <w:color w:val="000000"/>
      <w:sz w:val="28"/>
      <w:szCs w:val="20"/>
    </w:rPr>
  </w:style>
  <w:style w:type="paragraph" w:styleId="ListParagraph">
    <w:name w:val="List Paragraph"/>
    <w:basedOn w:val="Normal"/>
    <w:link w:val="ListParagraphChar"/>
    <w:uiPriority w:val="34"/>
    <w:qFormat/>
    <w:rsid w:val="00DD4832"/>
    <w:pPr>
      <w:ind w:left="720"/>
      <w:contextualSpacing/>
    </w:pPr>
  </w:style>
  <w:style w:type="paragraph" w:styleId="Revision">
    <w:name w:val="Revision"/>
    <w:hidden/>
    <w:uiPriority w:val="99"/>
    <w:semiHidden/>
    <w:rsid w:val="00A9577A"/>
    <w:pPr>
      <w:spacing w:after="0" w:line="240" w:lineRule="auto"/>
    </w:pPr>
    <w:rPr>
      <w:rFonts w:eastAsiaTheme="minorEastAsia"/>
    </w:rPr>
  </w:style>
  <w:style w:type="paragraph" w:styleId="Header">
    <w:name w:val="header"/>
    <w:basedOn w:val="Normal"/>
    <w:link w:val="HeaderChar"/>
    <w:uiPriority w:val="99"/>
    <w:unhideWhenUsed/>
    <w:rsid w:val="00481A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A7B"/>
    <w:rPr>
      <w:rFonts w:eastAsiaTheme="minorEastAsia"/>
    </w:rPr>
  </w:style>
  <w:style w:type="character" w:customStyle="1" w:styleId="ListParagraphChar">
    <w:name w:val="List Paragraph Char"/>
    <w:basedOn w:val="DefaultParagraphFont"/>
    <w:link w:val="ListParagraph"/>
    <w:uiPriority w:val="99"/>
    <w:rsid w:val="005B5B47"/>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7C7A0FF1B3274F9F89474BC9BBECA2" ma:contentTypeVersion="13" ma:contentTypeDescription="Create a new document." ma:contentTypeScope="" ma:versionID="098af8ffd63cd91b197fa83b54f44f14">
  <xsd:schema xmlns:xsd="http://www.w3.org/2001/XMLSchema" xmlns:xs="http://www.w3.org/2001/XMLSchema" xmlns:p="http://schemas.microsoft.com/office/2006/metadata/properties" xmlns:ns2="aa095dde-1280-45bb-88ec-5f6c2fbb2825" xmlns:ns3="73cbe15e-0e0f-42b4-a7bb-7ef21fb38678" targetNamespace="http://schemas.microsoft.com/office/2006/metadata/properties" ma:root="true" ma:fieldsID="b487c0621b8a17400f0c5a62656b473e" ns2:_="" ns3:_="">
    <xsd:import namespace="aa095dde-1280-45bb-88ec-5f6c2fbb2825"/>
    <xsd:import namespace="73cbe15e-0e0f-42b4-a7bb-7ef21fb386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095dde-1280-45bb-88ec-5f6c2fbb2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b00a23f-525f-4840-836b-22544f9632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cbe15e-0e0f-42b4-a7bb-7ef21fb3867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40e6e05-29bd-4379-a550-dc22ae986d0a}" ma:internalName="TaxCatchAll" ma:showField="CatchAllData" ma:web="73cbe15e-0e0f-42b4-a7bb-7ef21fb386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93A533-FF39-46FC-A16E-3454A4B953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095dde-1280-45bb-88ec-5f6c2fbb2825"/>
    <ds:schemaRef ds:uri="73cbe15e-0e0f-42b4-a7bb-7ef21fb38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0D7178-6DCC-4FA4-AC5E-ACD5164680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Yến Ly</dc:creator>
  <cp:keywords/>
  <dc:description/>
  <cp:lastModifiedBy>Vũ Đình Tân</cp:lastModifiedBy>
  <cp:revision>44</cp:revision>
  <dcterms:created xsi:type="dcterms:W3CDTF">2023-07-11T09:39:00Z</dcterms:created>
  <dcterms:modified xsi:type="dcterms:W3CDTF">2026-10-06T02:40:00Z</dcterms:modified>
</cp:coreProperties>
</file>